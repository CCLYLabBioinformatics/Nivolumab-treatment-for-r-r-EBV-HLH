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0EF956" w14:textId="0A2BEB9E" w:rsidR="003D3B9A" w:rsidRPr="00B15107" w:rsidRDefault="003D3B9A" w:rsidP="003D3B9A">
      <w:pPr>
        <w:widowControl/>
        <w:jc w:val="left"/>
        <w:rPr>
          <w:rFonts w:ascii="Times New Roman" w:eastAsia="等线" w:hAnsi="Times New Roman" w:cs="Times New Roman"/>
          <w:rPrChange w:id="0" w:author="user" w:date="2019-11-28T18:25:00Z">
            <w:rPr>
              <w:rFonts w:ascii="等线" w:eastAsia="等线" w:hAnsi="等线" w:cs="Times New Roman"/>
            </w:rPr>
          </w:rPrChange>
        </w:rPr>
      </w:pPr>
      <w:r w:rsidRPr="00B15107">
        <w:rPr>
          <w:rFonts w:ascii="Times New Roman" w:eastAsia="等线" w:hAnsi="Times New Roman" w:cs="Times New Roman"/>
          <w:rPrChange w:id="1" w:author="user" w:date="2019-11-28T18:25:00Z">
            <w:rPr>
              <w:rFonts w:ascii="等线" w:eastAsia="等线" w:hAnsi="等线" w:cs="Times New Roman"/>
            </w:rPr>
          </w:rPrChange>
        </w:rPr>
        <w:tab/>
      </w:r>
    </w:p>
    <w:tbl>
      <w:tblPr>
        <w:tblStyle w:val="4"/>
        <w:tblW w:w="5000" w:type="pct"/>
        <w:tblLook w:val="04A0" w:firstRow="1" w:lastRow="0" w:firstColumn="1" w:lastColumn="0" w:noHBand="0" w:noVBand="1"/>
        <w:tblPrChange w:id="2" w:author="潘 翔宇" w:date="2019-11-29T17:06:00Z">
          <w:tblPr>
            <w:tblStyle w:val="4"/>
            <w:tblW w:w="5000" w:type="pct"/>
            <w:tblLook w:val="04A0" w:firstRow="1" w:lastRow="0" w:firstColumn="1" w:lastColumn="0" w:noHBand="0" w:noVBand="1"/>
          </w:tblPr>
        </w:tblPrChange>
      </w:tblPr>
      <w:tblGrid>
        <w:gridCol w:w="2264"/>
        <w:gridCol w:w="3158"/>
        <w:gridCol w:w="2884"/>
        <w:tblGridChange w:id="3">
          <w:tblGrid>
            <w:gridCol w:w="2264"/>
            <w:gridCol w:w="3158"/>
            <w:gridCol w:w="2884"/>
          </w:tblGrid>
        </w:tblGridChange>
      </w:tblGrid>
      <w:tr w:rsidR="003D3B9A" w:rsidRPr="00B15107" w14:paraId="1E3E2077" w14:textId="77777777" w:rsidTr="000513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pct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  <w:hideMark/>
            <w:tcPrChange w:id="4" w:author="潘 翔宇" w:date="2019-11-29T17:06:00Z">
              <w:tcPr>
                <w:tcW w:w="1363" w:type="pct"/>
                <w:tcBorders>
                  <w:top w:val="single" w:sz="4" w:space="0" w:color="000000"/>
                  <w:left w:val="nil"/>
                  <w:bottom w:val="single" w:sz="4" w:space="0" w:color="000000"/>
                  <w:right w:val="nil"/>
                </w:tcBorders>
                <w:vAlign w:val="center"/>
                <w:hideMark/>
              </w:tcPr>
            </w:tcPrChange>
          </w:tcPr>
          <w:p w14:paraId="238038E7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rPrChange w:id="5" w:author="user" w:date="2019-11-28T18:25:00Z">
                  <w:rPr>
                    <w:rFonts w:ascii="等线" w:eastAsia="等线" w:hAnsi="等线" w:cs="Times New Roman"/>
                    <w:kern w:val="0"/>
                  </w:rPr>
                </w:rPrChange>
              </w:rPr>
            </w:pPr>
            <w:bookmarkStart w:id="6" w:name="_Hlk21533477"/>
            <w:r w:rsidRPr="00B15107">
              <w:rPr>
                <w:rFonts w:ascii="Times New Roman" w:eastAsia="等线" w:hAnsi="Times New Roman" w:cs="Times New Roman"/>
                <w:kern w:val="0"/>
                <w:rPrChange w:id="7" w:author="user" w:date="2019-11-28T18:25:00Z">
                  <w:rPr>
                    <w:rFonts w:ascii="等线" w:eastAsia="等线" w:hAnsi="等线" w:cs="Times New Roman"/>
                    <w:kern w:val="0"/>
                  </w:rPr>
                </w:rPrChange>
              </w:rPr>
              <w:t>GENE SYMBOL</w:t>
            </w:r>
          </w:p>
        </w:tc>
        <w:tc>
          <w:tcPr>
            <w:tcW w:w="1901" w:type="pct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  <w:hideMark/>
            <w:tcPrChange w:id="8" w:author="潘 翔宇" w:date="2019-11-29T17:06:00Z">
              <w:tcPr>
                <w:tcW w:w="1901" w:type="pct"/>
                <w:tcBorders>
                  <w:top w:val="single" w:sz="4" w:space="0" w:color="000000"/>
                  <w:left w:val="nil"/>
                  <w:bottom w:val="single" w:sz="4" w:space="0" w:color="000000"/>
                  <w:right w:val="nil"/>
                </w:tcBorders>
                <w:vAlign w:val="center"/>
                <w:hideMark/>
              </w:tcPr>
            </w:tcPrChange>
          </w:tcPr>
          <w:p w14:paraId="0913B589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rPrChange w:id="9" w:author="user" w:date="2019-11-28T18:25:00Z">
                  <w:rPr>
                    <w:rFonts w:ascii="等线" w:eastAsia="等线" w:hAnsi="等线" w:cs="Times New Roman"/>
                    <w:kern w:val="0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rPrChange w:id="10" w:author="user" w:date="2019-11-28T18:25:00Z">
                  <w:rPr>
                    <w:rFonts w:ascii="等线" w:eastAsia="等线" w:hAnsi="等线" w:cs="Times New Roman"/>
                    <w:kern w:val="0"/>
                  </w:rPr>
                </w:rPrChange>
              </w:rPr>
              <w:t>mRNA</w:t>
            </w:r>
          </w:p>
        </w:tc>
        <w:tc>
          <w:tcPr>
            <w:tcW w:w="1736" w:type="pct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  <w:hideMark/>
            <w:tcPrChange w:id="11" w:author="潘 翔宇" w:date="2019-11-29T17:06:00Z">
              <w:tcPr>
                <w:tcW w:w="1736" w:type="pct"/>
                <w:tcBorders>
                  <w:top w:val="single" w:sz="4" w:space="0" w:color="000000"/>
                  <w:left w:val="nil"/>
                  <w:bottom w:val="single" w:sz="4" w:space="0" w:color="000000"/>
                  <w:right w:val="nil"/>
                </w:tcBorders>
                <w:vAlign w:val="center"/>
                <w:hideMark/>
              </w:tcPr>
            </w:tcPrChange>
          </w:tcPr>
          <w:p w14:paraId="54280469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rPrChange w:id="12" w:author="user" w:date="2019-11-28T18:25:00Z">
                  <w:rPr>
                    <w:rFonts w:ascii="等线" w:eastAsia="等线" w:hAnsi="等线" w:cs="Times New Roman"/>
                    <w:kern w:val="0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rPrChange w:id="13" w:author="user" w:date="2019-11-28T18:25:00Z">
                  <w:rPr>
                    <w:rFonts w:ascii="等线" w:eastAsia="等线" w:hAnsi="等线" w:cs="Times New Roman"/>
                    <w:kern w:val="0"/>
                  </w:rPr>
                </w:rPrChange>
              </w:rPr>
              <w:t>TESTING RANGE</w:t>
            </w:r>
          </w:p>
        </w:tc>
      </w:tr>
      <w:tr w:rsidR="003D3B9A" w:rsidRPr="00B15107" w14:paraId="68FB3C21" w14:textId="77777777" w:rsidTr="000513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pct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  <w:hideMark/>
            <w:tcPrChange w:id="14" w:author="潘 翔宇" w:date="2019-11-29T17:06:00Z">
              <w:tcPr>
                <w:tcW w:w="1363" w:type="pct"/>
                <w:tcBorders>
                  <w:top w:val="single" w:sz="4" w:space="0" w:color="000000"/>
                  <w:left w:val="nil"/>
                  <w:bottom w:val="nil"/>
                  <w:right w:val="nil"/>
                </w:tcBorders>
                <w:vAlign w:val="center"/>
                <w:hideMark/>
              </w:tcPr>
            </w:tcPrChange>
          </w:tcPr>
          <w:p w14:paraId="5070336C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5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bookmarkStart w:id="16" w:name="_Hlk18668434"/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7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PRF1</w:t>
            </w:r>
          </w:p>
        </w:tc>
        <w:tc>
          <w:tcPr>
            <w:tcW w:w="1901" w:type="pct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  <w:hideMark/>
            <w:tcPrChange w:id="18" w:author="潘 翔宇" w:date="2019-11-29T17:06:00Z">
              <w:tcPr>
                <w:tcW w:w="1901" w:type="pct"/>
                <w:tcBorders>
                  <w:top w:val="single" w:sz="4" w:space="0" w:color="000000"/>
                  <w:left w:val="nil"/>
                  <w:bottom w:val="nil"/>
                  <w:right w:val="nil"/>
                </w:tcBorders>
                <w:vAlign w:val="center"/>
                <w:hideMark/>
              </w:tcPr>
            </w:tcPrChange>
          </w:tcPr>
          <w:p w14:paraId="7B7186EE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9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20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NM_005041</w:t>
            </w:r>
          </w:p>
        </w:tc>
        <w:tc>
          <w:tcPr>
            <w:tcW w:w="1736" w:type="pct"/>
            <w:tcBorders>
              <w:top w:val="single" w:sz="6" w:space="0" w:color="auto"/>
              <w:left w:val="nil"/>
              <w:bottom w:val="nil"/>
              <w:right w:val="nil"/>
            </w:tcBorders>
            <w:vAlign w:val="center"/>
            <w:hideMark/>
            <w:tcPrChange w:id="21" w:author="潘 翔宇" w:date="2019-11-29T17:06:00Z">
              <w:tcPr>
                <w:tcW w:w="1736" w:type="pct"/>
                <w:tcBorders>
                  <w:top w:val="single" w:sz="4" w:space="0" w:color="000000"/>
                  <w:left w:val="nil"/>
                  <w:bottom w:val="nil"/>
                  <w:right w:val="nil"/>
                </w:tcBorders>
                <w:vAlign w:val="center"/>
                <w:hideMark/>
              </w:tcPr>
            </w:tcPrChange>
          </w:tcPr>
          <w:p w14:paraId="4D524A5A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22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23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Exon2-3</w:t>
            </w:r>
          </w:p>
        </w:tc>
      </w:tr>
      <w:tr w:rsidR="003D3B9A" w:rsidRPr="00B15107" w14:paraId="54F4F742" w14:textId="77777777" w:rsidTr="008C51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pct"/>
            <w:vAlign w:val="center"/>
            <w:hideMark/>
          </w:tcPr>
          <w:p w14:paraId="093EAB3D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24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25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UNC13D</w:t>
            </w:r>
          </w:p>
        </w:tc>
        <w:tc>
          <w:tcPr>
            <w:tcW w:w="1901" w:type="pct"/>
            <w:vAlign w:val="center"/>
            <w:hideMark/>
          </w:tcPr>
          <w:p w14:paraId="443BF031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26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27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NM_199242</w:t>
            </w:r>
          </w:p>
        </w:tc>
        <w:tc>
          <w:tcPr>
            <w:tcW w:w="1736" w:type="pct"/>
            <w:vAlign w:val="center"/>
            <w:hideMark/>
          </w:tcPr>
          <w:p w14:paraId="4A7A6802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28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29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whole exon</w:t>
            </w:r>
          </w:p>
        </w:tc>
      </w:tr>
      <w:tr w:rsidR="003D3B9A" w:rsidRPr="00B15107" w14:paraId="3BC900E1" w14:textId="77777777" w:rsidTr="008C51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pct"/>
            <w:vAlign w:val="center"/>
            <w:hideMark/>
          </w:tcPr>
          <w:p w14:paraId="54BE7358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30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31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STX11</w:t>
            </w:r>
          </w:p>
        </w:tc>
        <w:tc>
          <w:tcPr>
            <w:tcW w:w="1901" w:type="pct"/>
            <w:vAlign w:val="center"/>
            <w:hideMark/>
          </w:tcPr>
          <w:p w14:paraId="295BE50A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32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33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NM_003764</w:t>
            </w:r>
          </w:p>
        </w:tc>
        <w:tc>
          <w:tcPr>
            <w:tcW w:w="1736" w:type="pct"/>
            <w:vAlign w:val="center"/>
            <w:hideMark/>
          </w:tcPr>
          <w:p w14:paraId="456E83F4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34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35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Exon2</w:t>
            </w:r>
          </w:p>
        </w:tc>
      </w:tr>
      <w:tr w:rsidR="003D3B9A" w:rsidRPr="00B15107" w14:paraId="0EE0462B" w14:textId="77777777" w:rsidTr="008C51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pct"/>
            <w:vAlign w:val="center"/>
            <w:hideMark/>
          </w:tcPr>
          <w:p w14:paraId="29339E64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36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37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STXBP2</w:t>
            </w:r>
          </w:p>
        </w:tc>
        <w:tc>
          <w:tcPr>
            <w:tcW w:w="1901" w:type="pct"/>
            <w:vAlign w:val="center"/>
            <w:hideMark/>
          </w:tcPr>
          <w:p w14:paraId="3C503653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38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39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NM_006949</w:t>
            </w:r>
          </w:p>
        </w:tc>
        <w:tc>
          <w:tcPr>
            <w:tcW w:w="1736" w:type="pct"/>
            <w:vAlign w:val="center"/>
            <w:hideMark/>
          </w:tcPr>
          <w:p w14:paraId="6C40D961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40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41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whole exon</w:t>
            </w:r>
          </w:p>
        </w:tc>
      </w:tr>
      <w:tr w:rsidR="003D3B9A" w:rsidRPr="00B15107" w14:paraId="49DC9C9A" w14:textId="77777777" w:rsidTr="008C51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pct"/>
            <w:vAlign w:val="center"/>
            <w:hideMark/>
          </w:tcPr>
          <w:p w14:paraId="4CF090B3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42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43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XIAP</w:t>
            </w:r>
          </w:p>
        </w:tc>
        <w:tc>
          <w:tcPr>
            <w:tcW w:w="1901" w:type="pct"/>
            <w:vAlign w:val="center"/>
            <w:hideMark/>
          </w:tcPr>
          <w:p w14:paraId="43EBFBE4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44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45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NM_001167</w:t>
            </w:r>
          </w:p>
        </w:tc>
        <w:tc>
          <w:tcPr>
            <w:tcW w:w="1736" w:type="pct"/>
            <w:vAlign w:val="center"/>
            <w:hideMark/>
          </w:tcPr>
          <w:p w14:paraId="4F2B4400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46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47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Exon2-7</w:t>
            </w:r>
          </w:p>
        </w:tc>
      </w:tr>
      <w:tr w:rsidR="003D3B9A" w:rsidRPr="00B15107" w14:paraId="129B57EC" w14:textId="77777777" w:rsidTr="008C51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pct"/>
            <w:vAlign w:val="center"/>
            <w:hideMark/>
          </w:tcPr>
          <w:p w14:paraId="2F70894D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48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49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SH2D1A</w:t>
            </w:r>
          </w:p>
        </w:tc>
        <w:tc>
          <w:tcPr>
            <w:tcW w:w="1901" w:type="pct"/>
            <w:vAlign w:val="center"/>
            <w:hideMark/>
          </w:tcPr>
          <w:p w14:paraId="0B502226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50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51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NM_002351</w:t>
            </w:r>
          </w:p>
        </w:tc>
        <w:tc>
          <w:tcPr>
            <w:tcW w:w="1736" w:type="pct"/>
            <w:vAlign w:val="center"/>
            <w:hideMark/>
          </w:tcPr>
          <w:p w14:paraId="1C3AB0BF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52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53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whole exon</w:t>
            </w:r>
          </w:p>
        </w:tc>
      </w:tr>
      <w:tr w:rsidR="003D3B9A" w:rsidRPr="00B15107" w14:paraId="11AEF68E" w14:textId="77777777" w:rsidTr="008C51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pct"/>
            <w:vAlign w:val="center"/>
            <w:hideMark/>
          </w:tcPr>
          <w:p w14:paraId="6C88A59D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54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55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RAB27A</w:t>
            </w:r>
          </w:p>
        </w:tc>
        <w:tc>
          <w:tcPr>
            <w:tcW w:w="1901" w:type="pct"/>
            <w:vAlign w:val="center"/>
            <w:hideMark/>
          </w:tcPr>
          <w:p w14:paraId="514670AB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56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57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NM_004580</w:t>
            </w:r>
          </w:p>
        </w:tc>
        <w:tc>
          <w:tcPr>
            <w:tcW w:w="1736" w:type="pct"/>
            <w:vAlign w:val="center"/>
            <w:hideMark/>
          </w:tcPr>
          <w:p w14:paraId="165D3B0C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58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59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Exon2-7</w:t>
            </w:r>
          </w:p>
        </w:tc>
      </w:tr>
      <w:tr w:rsidR="003D3B9A" w:rsidRPr="00B15107" w14:paraId="72B41ACC" w14:textId="77777777" w:rsidTr="008C51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pct"/>
            <w:vAlign w:val="center"/>
            <w:hideMark/>
          </w:tcPr>
          <w:p w14:paraId="00356C19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60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61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MYO5A</w:t>
            </w:r>
          </w:p>
        </w:tc>
        <w:tc>
          <w:tcPr>
            <w:tcW w:w="1901" w:type="pct"/>
            <w:vAlign w:val="center"/>
            <w:hideMark/>
          </w:tcPr>
          <w:p w14:paraId="1C80ABA3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62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63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NM_000259</w:t>
            </w:r>
          </w:p>
        </w:tc>
        <w:tc>
          <w:tcPr>
            <w:tcW w:w="1736" w:type="pct"/>
            <w:vAlign w:val="center"/>
            <w:hideMark/>
          </w:tcPr>
          <w:p w14:paraId="0F455AAB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64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65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whole exon</w:t>
            </w:r>
          </w:p>
        </w:tc>
      </w:tr>
      <w:tr w:rsidR="003D3B9A" w:rsidRPr="00B15107" w14:paraId="4D4205ED" w14:textId="77777777" w:rsidTr="008C51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pct"/>
            <w:vAlign w:val="center"/>
            <w:hideMark/>
          </w:tcPr>
          <w:p w14:paraId="02750BA9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66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67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AP3B1</w:t>
            </w:r>
          </w:p>
        </w:tc>
        <w:tc>
          <w:tcPr>
            <w:tcW w:w="1901" w:type="pct"/>
            <w:vAlign w:val="center"/>
            <w:hideMark/>
          </w:tcPr>
          <w:p w14:paraId="5F4CF622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68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69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NM_003664</w:t>
            </w:r>
          </w:p>
        </w:tc>
        <w:tc>
          <w:tcPr>
            <w:tcW w:w="1736" w:type="pct"/>
            <w:vAlign w:val="center"/>
            <w:hideMark/>
          </w:tcPr>
          <w:p w14:paraId="268B68D9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70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71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whole exon</w:t>
            </w:r>
          </w:p>
        </w:tc>
      </w:tr>
      <w:tr w:rsidR="003D3B9A" w:rsidRPr="00B15107" w14:paraId="4BD570DE" w14:textId="77777777" w:rsidTr="008C51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pct"/>
            <w:vAlign w:val="center"/>
            <w:hideMark/>
          </w:tcPr>
          <w:p w14:paraId="78EA3EAB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72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73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LYST</w:t>
            </w:r>
          </w:p>
        </w:tc>
        <w:tc>
          <w:tcPr>
            <w:tcW w:w="1901" w:type="pct"/>
            <w:vAlign w:val="center"/>
            <w:hideMark/>
          </w:tcPr>
          <w:p w14:paraId="4D7323B3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74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75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NM_000081</w:t>
            </w:r>
          </w:p>
        </w:tc>
        <w:tc>
          <w:tcPr>
            <w:tcW w:w="1736" w:type="pct"/>
            <w:vAlign w:val="center"/>
            <w:hideMark/>
          </w:tcPr>
          <w:p w14:paraId="552D745A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76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77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Exon3-53</w:t>
            </w:r>
          </w:p>
        </w:tc>
      </w:tr>
      <w:tr w:rsidR="003D3B9A" w:rsidRPr="00B15107" w14:paraId="047DF0F3" w14:textId="77777777" w:rsidTr="008C51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pct"/>
            <w:vAlign w:val="center"/>
            <w:hideMark/>
          </w:tcPr>
          <w:p w14:paraId="5657DC20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78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79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ITK</w:t>
            </w:r>
          </w:p>
        </w:tc>
        <w:tc>
          <w:tcPr>
            <w:tcW w:w="1901" w:type="pct"/>
            <w:vAlign w:val="center"/>
            <w:hideMark/>
          </w:tcPr>
          <w:p w14:paraId="03A48B8C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80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81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NM_005546</w:t>
            </w:r>
          </w:p>
        </w:tc>
        <w:tc>
          <w:tcPr>
            <w:tcW w:w="1736" w:type="pct"/>
            <w:vAlign w:val="center"/>
            <w:hideMark/>
          </w:tcPr>
          <w:p w14:paraId="5A8A3E1E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82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83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whole exon</w:t>
            </w:r>
          </w:p>
        </w:tc>
      </w:tr>
      <w:tr w:rsidR="003D3B9A" w:rsidRPr="00B15107" w14:paraId="2881A0AB" w14:textId="77777777" w:rsidTr="008C51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pct"/>
            <w:vAlign w:val="center"/>
            <w:hideMark/>
          </w:tcPr>
          <w:p w14:paraId="6E914AE7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84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85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SLC7A7</w:t>
            </w:r>
          </w:p>
        </w:tc>
        <w:tc>
          <w:tcPr>
            <w:tcW w:w="1901" w:type="pct"/>
            <w:vAlign w:val="center"/>
            <w:hideMark/>
          </w:tcPr>
          <w:p w14:paraId="56F37BB3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86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87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NM_001126105</w:t>
            </w:r>
          </w:p>
        </w:tc>
        <w:tc>
          <w:tcPr>
            <w:tcW w:w="1736" w:type="pct"/>
            <w:vAlign w:val="center"/>
            <w:hideMark/>
          </w:tcPr>
          <w:p w14:paraId="55DD5E90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88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89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Exon3-9</w:t>
            </w:r>
          </w:p>
        </w:tc>
      </w:tr>
      <w:tr w:rsidR="003D3B9A" w:rsidRPr="00B15107" w14:paraId="68067228" w14:textId="77777777" w:rsidTr="008C51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pct"/>
            <w:vAlign w:val="center"/>
            <w:hideMark/>
          </w:tcPr>
          <w:p w14:paraId="0FFD783F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90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91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BLOC1S6</w:t>
            </w:r>
          </w:p>
        </w:tc>
        <w:tc>
          <w:tcPr>
            <w:tcW w:w="1901" w:type="pct"/>
            <w:vAlign w:val="center"/>
            <w:hideMark/>
          </w:tcPr>
          <w:p w14:paraId="09FABE3D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92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93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NM_012388</w:t>
            </w:r>
          </w:p>
        </w:tc>
        <w:tc>
          <w:tcPr>
            <w:tcW w:w="1736" w:type="pct"/>
            <w:vAlign w:val="center"/>
            <w:hideMark/>
          </w:tcPr>
          <w:p w14:paraId="7360EA39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94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95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whole exon</w:t>
            </w:r>
          </w:p>
        </w:tc>
      </w:tr>
      <w:tr w:rsidR="003D3B9A" w:rsidRPr="00B15107" w14:paraId="624B6198" w14:textId="77777777" w:rsidTr="008C51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pct"/>
            <w:vAlign w:val="center"/>
            <w:hideMark/>
          </w:tcPr>
          <w:p w14:paraId="5A5666A2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96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97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CD27</w:t>
            </w:r>
          </w:p>
        </w:tc>
        <w:tc>
          <w:tcPr>
            <w:tcW w:w="1901" w:type="pct"/>
            <w:vAlign w:val="center"/>
            <w:hideMark/>
          </w:tcPr>
          <w:p w14:paraId="3FAC4997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98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99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NM_001242</w:t>
            </w:r>
          </w:p>
        </w:tc>
        <w:tc>
          <w:tcPr>
            <w:tcW w:w="1736" w:type="pct"/>
            <w:vAlign w:val="center"/>
            <w:hideMark/>
          </w:tcPr>
          <w:p w14:paraId="4F8FFF8B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00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01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whole exon</w:t>
            </w:r>
          </w:p>
        </w:tc>
      </w:tr>
      <w:tr w:rsidR="003D3B9A" w:rsidRPr="00B15107" w14:paraId="31A1EA99" w14:textId="77777777" w:rsidTr="008C51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pct"/>
            <w:vAlign w:val="center"/>
            <w:hideMark/>
          </w:tcPr>
          <w:p w14:paraId="00EBE5DB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02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03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MAGT1</w:t>
            </w:r>
          </w:p>
        </w:tc>
        <w:tc>
          <w:tcPr>
            <w:tcW w:w="1901" w:type="pct"/>
            <w:vAlign w:val="center"/>
            <w:hideMark/>
          </w:tcPr>
          <w:p w14:paraId="74DDA9AB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04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05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NM_032121</w:t>
            </w:r>
          </w:p>
        </w:tc>
        <w:tc>
          <w:tcPr>
            <w:tcW w:w="1736" w:type="pct"/>
            <w:vAlign w:val="center"/>
            <w:hideMark/>
          </w:tcPr>
          <w:p w14:paraId="76C2FE47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06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07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whole exon</w:t>
            </w:r>
          </w:p>
        </w:tc>
      </w:tr>
      <w:tr w:rsidR="003D3B9A" w:rsidRPr="00B15107" w14:paraId="2A5CFC0A" w14:textId="77777777" w:rsidTr="008C51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pct"/>
            <w:vAlign w:val="center"/>
            <w:hideMark/>
          </w:tcPr>
          <w:p w14:paraId="2BB1AC5A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08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09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ADA</w:t>
            </w:r>
          </w:p>
        </w:tc>
        <w:tc>
          <w:tcPr>
            <w:tcW w:w="1901" w:type="pct"/>
            <w:vAlign w:val="center"/>
            <w:hideMark/>
          </w:tcPr>
          <w:p w14:paraId="5A2DB815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10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11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NM_000022</w:t>
            </w:r>
          </w:p>
        </w:tc>
        <w:tc>
          <w:tcPr>
            <w:tcW w:w="1736" w:type="pct"/>
            <w:vAlign w:val="center"/>
            <w:hideMark/>
          </w:tcPr>
          <w:p w14:paraId="26FBF118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12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13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whole exon</w:t>
            </w:r>
          </w:p>
        </w:tc>
      </w:tr>
      <w:tr w:rsidR="003D3B9A" w:rsidRPr="00B15107" w14:paraId="0AEBF12E" w14:textId="77777777" w:rsidTr="008C51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pct"/>
            <w:vAlign w:val="center"/>
            <w:hideMark/>
          </w:tcPr>
          <w:p w14:paraId="4C3DC8B3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14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15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BTK</w:t>
            </w:r>
          </w:p>
        </w:tc>
        <w:tc>
          <w:tcPr>
            <w:tcW w:w="1901" w:type="pct"/>
            <w:vAlign w:val="center"/>
            <w:hideMark/>
          </w:tcPr>
          <w:p w14:paraId="79495649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16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17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NM_000061</w:t>
            </w:r>
          </w:p>
        </w:tc>
        <w:tc>
          <w:tcPr>
            <w:tcW w:w="1736" w:type="pct"/>
            <w:vAlign w:val="center"/>
            <w:hideMark/>
          </w:tcPr>
          <w:p w14:paraId="0D8037DE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18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19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Exon2-19</w:t>
            </w:r>
          </w:p>
        </w:tc>
      </w:tr>
      <w:tr w:rsidR="003D3B9A" w:rsidRPr="00B15107" w14:paraId="4171CC61" w14:textId="77777777" w:rsidTr="008C51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pct"/>
            <w:vAlign w:val="center"/>
            <w:hideMark/>
          </w:tcPr>
          <w:p w14:paraId="189027A9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20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21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IL2RA</w:t>
            </w:r>
          </w:p>
        </w:tc>
        <w:tc>
          <w:tcPr>
            <w:tcW w:w="1901" w:type="pct"/>
            <w:vAlign w:val="center"/>
            <w:hideMark/>
          </w:tcPr>
          <w:p w14:paraId="6D4E4FD7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22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23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NM_000417</w:t>
            </w:r>
          </w:p>
        </w:tc>
        <w:tc>
          <w:tcPr>
            <w:tcW w:w="1736" w:type="pct"/>
            <w:vAlign w:val="center"/>
            <w:hideMark/>
          </w:tcPr>
          <w:p w14:paraId="7059D5F3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24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25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whole exon</w:t>
            </w:r>
          </w:p>
        </w:tc>
      </w:tr>
      <w:tr w:rsidR="003D3B9A" w:rsidRPr="00B15107" w14:paraId="5ED053BF" w14:textId="77777777" w:rsidTr="008C51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pct"/>
            <w:vAlign w:val="center"/>
            <w:hideMark/>
          </w:tcPr>
          <w:p w14:paraId="45BA7DE1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26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27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IL2RG</w:t>
            </w:r>
          </w:p>
        </w:tc>
        <w:tc>
          <w:tcPr>
            <w:tcW w:w="1901" w:type="pct"/>
            <w:vAlign w:val="center"/>
            <w:hideMark/>
          </w:tcPr>
          <w:p w14:paraId="1E7BF602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28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29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NM_000206</w:t>
            </w:r>
          </w:p>
        </w:tc>
        <w:tc>
          <w:tcPr>
            <w:tcW w:w="1736" w:type="pct"/>
            <w:vAlign w:val="center"/>
            <w:hideMark/>
          </w:tcPr>
          <w:p w14:paraId="14997954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30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31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whole exon</w:t>
            </w:r>
          </w:p>
        </w:tc>
      </w:tr>
      <w:tr w:rsidR="003D3B9A" w:rsidRPr="00B15107" w14:paraId="2C7EB705" w14:textId="77777777" w:rsidTr="008C51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pct"/>
            <w:vAlign w:val="center"/>
            <w:hideMark/>
          </w:tcPr>
          <w:p w14:paraId="7929A41E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32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33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MVK</w:t>
            </w:r>
          </w:p>
        </w:tc>
        <w:tc>
          <w:tcPr>
            <w:tcW w:w="1901" w:type="pct"/>
            <w:vAlign w:val="center"/>
            <w:hideMark/>
          </w:tcPr>
          <w:p w14:paraId="4D8A1C04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34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35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NM_000431</w:t>
            </w:r>
          </w:p>
        </w:tc>
        <w:tc>
          <w:tcPr>
            <w:tcW w:w="1736" w:type="pct"/>
            <w:vAlign w:val="center"/>
            <w:hideMark/>
          </w:tcPr>
          <w:p w14:paraId="4661AEE1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36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37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Exon2-11</w:t>
            </w:r>
          </w:p>
        </w:tc>
      </w:tr>
      <w:tr w:rsidR="003D3B9A" w:rsidRPr="00B15107" w14:paraId="59C7DE0D" w14:textId="77777777" w:rsidTr="008C51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pct"/>
            <w:vAlign w:val="center"/>
            <w:hideMark/>
          </w:tcPr>
          <w:p w14:paraId="14400705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38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39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PNP</w:t>
            </w:r>
          </w:p>
        </w:tc>
        <w:tc>
          <w:tcPr>
            <w:tcW w:w="1901" w:type="pct"/>
            <w:vAlign w:val="center"/>
            <w:hideMark/>
          </w:tcPr>
          <w:p w14:paraId="775A1A3D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40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41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NM_000270</w:t>
            </w:r>
          </w:p>
        </w:tc>
        <w:tc>
          <w:tcPr>
            <w:tcW w:w="1736" w:type="pct"/>
            <w:vAlign w:val="center"/>
            <w:hideMark/>
          </w:tcPr>
          <w:p w14:paraId="56AD84AE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42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43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whole exon</w:t>
            </w:r>
          </w:p>
        </w:tc>
      </w:tr>
      <w:tr w:rsidR="003D3B9A" w:rsidRPr="00B15107" w14:paraId="2F0D9E8D" w14:textId="77777777" w:rsidTr="008C51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pct"/>
            <w:vAlign w:val="center"/>
            <w:hideMark/>
          </w:tcPr>
          <w:p w14:paraId="639E8691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44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45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WAS</w:t>
            </w:r>
          </w:p>
        </w:tc>
        <w:tc>
          <w:tcPr>
            <w:tcW w:w="1901" w:type="pct"/>
            <w:vAlign w:val="center"/>
            <w:hideMark/>
          </w:tcPr>
          <w:p w14:paraId="539D4D74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46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47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NM_000377</w:t>
            </w:r>
          </w:p>
        </w:tc>
        <w:tc>
          <w:tcPr>
            <w:tcW w:w="1736" w:type="pct"/>
            <w:vAlign w:val="center"/>
            <w:hideMark/>
          </w:tcPr>
          <w:p w14:paraId="54B140BE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48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49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whole exon</w:t>
            </w:r>
          </w:p>
        </w:tc>
      </w:tr>
      <w:tr w:rsidR="003D3B9A" w:rsidRPr="00B15107" w14:paraId="0CA35DB1" w14:textId="77777777" w:rsidTr="008C51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pct"/>
            <w:vAlign w:val="center"/>
            <w:hideMark/>
          </w:tcPr>
          <w:p w14:paraId="388865C8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50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51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FAS</w:t>
            </w:r>
          </w:p>
        </w:tc>
        <w:tc>
          <w:tcPr>
            <w:tcW w:w="1901" w:type="pct"/>
            <w:vAlign w:val="center"/>
            <w:hideMark/>
          </w:tcPr>
          <w:p w14:paraId="63B58C56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52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53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NM_000043</w:t>
            </w:r>
          </w:p>
        </w:tc>
        <w:tc>
          <w:tcPr>
            <w:tcW w:w="1736" w:type="pct"/>
            <w:vAlign w:val="center"/>
            <w:hideMark/>
          </w:tcPr>
          <w:p w14:paraId="46D5A18C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54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55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whole exon</w:t>
            </w:r>
          </w:p>
        </w:tc>
      </w:tr>
      <w:tr w:rsidR="003D3B9A" w:rsidRPr="00B15107" w14:paraId="23F281BF" w14:textId="77777777" w:rsidTr="008C51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pct"/>
            <w:vAlign w:val="center"/>
            <w:hideMark/>
          </w:tcPr>
          <w:p w14:paraId="724DFD01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56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57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RECQL4</w:t>
            </w:r>
          </w:p>
        </w:tc>
        <w:tc>
          <w:tcPr>
            <w:tcW w:w="1901" w:type="pct"/>
            <w:vAlign w:val="center"/>
            <w:hideMark/>
          </w:tcPr>
          <w:p w14:paraId="34F007ED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58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59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NM_004260</w:t>
            </w:r>
          </w:p>
        </w:tc>
        <w:tc>
          <w:tcPr>
            <w:tcW w:w="1736" w:type="pct"/>
            <w:vAlign w:val="center"/>
            <w:hideMark/>
          </w:tcPr>
          <w:p w14:paraId="776CCC9C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60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61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whole exon</w:t>
            </w:r>
          </w:p>
        </w:tc>
      </w:tr>
      <w:tr w:rsidR="003D3B9A" w:rsidRPr="00B15107" w14:paraId="4461108F" w14:textId="77777777" w:rsidTr="008C51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pct"/>
            <w:vAlign w:val="center"/>
            <w:hideMark/>
          </w:tcPr>
          <w:p w14:paraId="296846A4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62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63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RAG1</w:t>
            </w:r>
          </w:p>
        </w:tc>
        <w:tc>
          <w:tcPr>
            <w:tcW w:w="1901" w:type="pct"/>
            <w:vAlign w:val="center"/>
            <w:hideMark/>
          </w:tcPr>
          <w:p w14:paraId="206ADBA5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64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65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NM_000448</w:t>
            </w:r>
          </w:p>
        </w:tc>
        <w:tc>
          <w:tcPr>
            <w:tcW w:w="1736" w:type="pct"/>
            <w:vAlign w:val="center"/>
            <w:hideMark/>
          </w:tcPr>
          <w:p w14:paraId="3E790928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66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67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Exon2</w:t>
            </w:r>
          </w:p>
        </w:tc>
      </w:tr>
      <w:tr w:rsidR="003D3B9A" w:rsidRPr="00B15107" w14:paraId="5C5EA628" w14:textId="77777777" w:rsidTr="000513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3" w:type="pct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  <w:hideMark/>
            <w:tcPrChange w:id="168" w:author="潘 翔宇" w:date="2019-11-29T17:06:00Z">
              <w:tcPr>
                <w:tcW w:w="1363" w:type="pct"/>
                <w:tcBorders>
                  <w:top w:val="nil"/>
                  <w:left w:val="nil"/>
                  <w:bottom w:val="single" w:sz="4" w:space="0" w:color="000000"/>
                  <w:right w:val="nil"/>
                </w:tcBorders>
                <w:vAlign w:val="center"/>
                <w:hideMark/>
              </w:tcPr>
            </w:tcPrChange>
          </w:tcPr>
          <w:p w14:paraId="5AC50D4C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69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70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RAG2</w:t>
            </w:r>
          </w:p>
        </w:tc>
        <w:tc>
          <w:tcPr>
            <w:tcW w:w="1901" w:type="pct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  <w:hideMark/>
            <w:tcPrChange w:id="171" w:author="潘 翔宇" w:date="2019-11-29T17:06:00Z">
              <w:tcPr>
                <w:tcW w:w="1901" w:type="pct"/>
                <w:tcBorders>
                  <w:top w:val="nil"/>
                  <w:left w:val="nil"/>
                  <w:bottom w:val="single" w:sz="4" w:space="0" w:color="000000"/>
                  <w:right w:val="nil"/>
                </w:tcBorders>
                <w:vAlign w:val="center"/>
                <w:hideMark/>
              </w:tcPr>
            </w:tcPrChange>
          </w:tcPr>
          <w:p w14:paraId="549C0429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72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73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NM_000536</w:t>
            </w:r>
          </w:p>
        </w:tc>
        <w:tc>
          <w:tcPr>
            <w:tcW w:w="1736" w:type="pct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  <w:hideMark/>
            <w:tcPrChange w:id="174" w:author="潘 翔宇" w:date="2019-11-29T17:06:00Z">
              <w:tcPr>
                <w:tcW w:w="1736" w:type="pct"/>
                <w:tcBorders>
                  <w:top w:val="nil"/>
                  <w:left w:val="nil"/>
                  <w:bottom w:val="single" w:sz="4" w:space="0" w:color="000000"/>
                  <w:right w:val="nil"/>
                </w:tcBorders>
                <w:vAlign w:val="center"/>
                <w:hideMark/>
              </w:tcPr>
            </w:tcPrChange>
          </w:tcPr>
          <w:p w14:paraId="005873C9" w14:textId="77777777" w:rsidR="003D3B9A" w:rsidRPr="00B15107" w:rsidRDefault="003D3B9A" w:rsidP="008C510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kern w:val="0"/>
                <w:sz w:val="21"/>
                <w:szCs w:val="21"/>
                <w:rPrChange w:id="175" w:author="user" w:date="2019-11-28T18:25:00Z">
                  <w:rPr>
                    <w:rFonts w:ascii="等线" w:eastAsia="等线" w:hAnsi="等线" w:cs="Times New Roman"/>
                    <w:kern w:val="0"/>
                    <w:sz w:val="21"/>
                    <w:szCs w:val="21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kern w:val="0"/>
                <w:szCs w:val="21"/>
                <w:rPrChange w:id="176" w:author="user" w:date="2019-11-28T18:25:00Z">
                  <w:rPr>
                    <w:rFonts w:ascii="等线" w:eastAsia="等线" w:hAnsi="等线" w:cs="Times New Roman"/>
                    <w:kern w:val="0"/>
                    <w:szCs w:val="21"/>
                  </w:rPr>
                </w:rPrChange>
              </w:rPr>
              <w:t>Exon2</w:t>
            </w:r>
          </w:p>
        </w:tc>
      </w:tr>
    </w:tbl>
    <w:bookmarkEnd w:id="6"/>
    <w:bookmarkEnd w:id="16"/>
    <w:p w14:paraId="361938F4" w14:textId="77777777" w:rsidR="003D3B9A" w:rsidRPr="00B15107" w:rsidRDefault="003D3B9A" w:rsidP="003D3B9A">
      <w:pPr>
        <w:spacing w:line="480" w:lineRule="auto"/>
        <w:rPr>
          <w:rFonts w:ascii="Times New Roman" w:eastAsia="等线" w:hAnsi="Times New Roman" w:cs="Times New Roman"/>
          <w:rPrChange w:id="177" w:author="user" w:date="2019-11-28T18:25:00Z">
            <w:rPr>
              <w:rFonts w:ascii="等线" w:eastAsia="等线" w:hAnsi="等线" w:cs="Times New Roman"/>
            </w:rPr>
          </w:rPrChange>
        </w:rPr>
      </w:pPr>
      <w:r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178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>Supplemental Table 1. The HLH-related gene panel used for HLH diagnosis by next generation sequencing.</w:t>
      </w:r>
    </w:p>
    <w:p w14:paraId="00AACA80" w14:textId="77777777" w:rsidR="003D3B9A" w:rsidRPr="00B15107" w:rsidRDefault="003D3B9A" w:rsidP="003D3B9A">
      <w:pPr>
        <w:widowControl/>
        <w:jc w:val="left"/>
        <w:rPr>
          <w:rFonts w:ascii="Times New Roman" w:eastAsia="等线" w:hAnsi="Times New Roman" w:cs="Times New Roman"/>
          <w:rPrChange w:id="179" w:author="user" w:date="2019-11-28T18:25:00Z">
            <w:rPr>
              <w:rFonts w:ascii="等线" w:eastAsia="等线" w:hAnsi="等线" w:cs="Times New Roman"/>
            </w:rPr>
          </w:rPrChange>
        </w:rPr>
      </w:pPr>
    </w:p>
    <w:p w14:paraId="33274C85" w14:textId="736BFA43" w:rsidR="00B15107" w:rsidRDefault="00B15107">
      <w:pPr>
        <w:widowControl/>
        <w:jc w:val="left"/>
        <w:rPr>
          <w:ins w:id="180" w:author="user" w:date="2019-11-28T18:25:00Z"/>
          <w:rFonts w:ascii="Times New Roman" w:eastAsia="等线" w:hAnsi="Times New Roman" w:cs="Times New Roman"/>
        </w:rPr>
      </w:pPr>
      <w:ins w:id="181" w:author="user" w:date="2019-11-28T18:25:00Z">
        <w:r>
          <w:rPr>
            <w:rFonts w:ascii="Times New Roman" w:eastAsia="等线" w:hAnsi="Times New Roman" w:cs="Times New Roman"/>
          </w:rPr>
          <w:br w:type="page"/>
        </w:r>
      </w:ins>
    </w:p>
    <w:p w14:paraId="106CC877" w14:textId="71C38B1D" w:rsidR="003D3B9A" w:rsidDel="00BB3DB0" w:rsidRDefault="003D3B9A" w:rsidP="003D3B9A">
      <w:pPr>
        <w:widowControl/>
        <w:jc w:val="left"/>
        <w:rPr>
          <w:del w:id="182" w:author="user" w:date="2019-11-28T18:25:00Z"/>
          <w:rFonts w:ascii="Times New Roman" w:eastAsia="等线" w:hAnsi="Times New Roman" w:cs="Times New Roman"/>
        </w:rPr>
      </w:pPr>
    </w:p>
    <w:p w14:paraId="75BCC90C" w14:textId="77777777" w:rsidR="00BB3DB0" w:rsidRPr="00B15107" w:rsidRDefault="00BB3DB0" w:rsidP="003D3B9A">
      <w:pPr>
        <w:widowControl/>
        <w:jc w:val="left"/>
        <w:rPr>
          <w:ins w:id="183" w:author="潘 翔宇" w:date="2019-11-29T14:25:00Z"/>
          <w:rFonts w:ascii="Times New Roman" w:eastAsia="等线" w:hAnsi="Times New Roman" w:cs="Times New Roman"/>
          <w:rPrChange w:id="184" w:author="user" w:date="2019-11-28T18:25:00Z">
            <w:rPr>
              <w:ins w:id="185" w:author="潘 翔宇" w:date="2019-11-29T14:25:00Z"/>
              <w:rFonts w:ascii="等线" w:eastAsia="等线" w:hAnsi="等线" w:cs="Times New Roman"/>
            </w:rPr>
          </w:rPrChange>
        </w:rPr>
      </w:pPr>
    </w:p>
    <w:p w14:paraId="05AF50C1" w14:textId="66530853" w:rsidR="003D3B9A" w:rsidRPr="00B15107" w:rsidDel="00B15107" w:rsidRDefault="003D3B9A" w:rsidP="003D3B9A">
      <w:pPr>
        <w:widowControl/>
        <w:jc w:val="left"/>
        <w:rPr>
          <w:del w:id="186" w:author="user" w:date="2019-11-28T18:25:00Z"/>
          <w:rFonts w:ascii="Times New Roman" w:eastAsia="等线" w:hAnsi="Times New Roman" w:cs="Times New Roman"/>
          <w:rPrChange w:id="187" w:author="user" w:date="2019-11-28T18:25:00Z">
            <w:rPr>
              <w:del w:id="188" w:author="user" w:date="2019-11-28T18:25:00Z"/>
              <w:rFonts w:ascii="等线" w:eastAsia="等线" w:hAnsi="等线" w:cs="Times New Roman"/>
            </w:rPr>
          </w:rPrChange>
        </w:rPr>
      </w:pPr>
    </w:p>
    <w:p w14:paraId="31B9B134" w14:textId="1A7343AD" w:rsidR="003D3B9A" w:rsidRPr="00B15107" w:rsidDel="00B15107" w:rsidRDefault="003D3B9A" w:rsidP="003D3B9A">
      <w:pPr>
        <w:widowControl/>
        <w:jc w:val="left"/>
        <w:rPr>
          <w:del w:id="189" w:author="user" w:date="2019-11-28T18:25:00Z"/>
          <w:rFonts w:ascii="Times New Roman" w:eastAsia="等线" w:hAnsi="Times New Roman" w:cs="Times New Roman"/>
          <w:rPrChange w:id="190" w:author="user" w:date="2019-11-28T18:25:00Z">
            <w:rPr>
              <w:del w:id="191" w:author="user" w:date="2019-11-28T18:25:00Z"/>
              <w:rFonts w:ascii="等线" w:eastAsia="等线" w:hAnsi="等线" w:cs="Times New Roman"/>
            </w:rPr>
          </w:rPrChange>
        </w:rPr>
      </w:pPr>
    </w:p>
    <w:p w14:paraId="3BCFD2BF" w14:textId="52F8106C" w:rsidR="003D3B9A" w:rsidRPr="00B15107" w:rsidDel="00B15107" w:rsidRDefault="003D3B9A" w:rsidP="003D3B9A">
      <w:pPr>
        <w:widowControl/>
        <w:jc w:val="left"/>
        <w:rPr>
          <w:del w:id="192" w:author="user" w:date="2019-11-28T18:25:00Z"/>
          <w:rFonts w:ascii="Times New Roman" w:eastAsia="等线" w:hAnsi="Times New Roman" w:cs="Times New Roman"/>
          <w:rPrChange w:id="193" w:author="user" w:date="2019-11-28T18:25:00Z">
            <w:rPr>
              <w:del w:id="194" w:author="user" w:date="2019-11-28T18:25:00Z"/>
              <w:rFonts w:ascii="等线" w:eastAsia="等线" w:hAnsi="等线" w:cs="Times New Roman"/>
            </w:rPr>
          </w:rPrChange>
        </w:rPr>
      </w:pPr>
    </w:p>
    <w:p w14:paraId="2ED4CA15" w14:textId="119AF181" w:rsidR="003D3B9A" w:rsidRPr="00B15107" w:rsidDel="00B15107" w:rsidRDefault="003D3B9A" w:rsidP="003D3B9A">
      <w:pPr>
        <w:widowControl/>
        <w:jc w:val="left"/>
        <w:rPr>
          <w:del w:id="195" w:author="user" w:date="2019-11-28T18:25:00Z"/>
          <w:rFonts w:ascii="Times New Roman" w:eastAsia="等线" w:hAnsi="Times New Roman" w:cs="Times New Roman"/>
          <w:rPrChange w:id="196" w:author="user" w:date="2019-11-28T18:25:00Z">
            <w:rPr>
              <w:del w:id="197" w:author="user" w:date="2019-11-28T18:25:00Z"/>
              <w:rFonts w:ascii="等线" w:eastAsia="等线" w:hAnsi="等线" w:cs="Times New Roman"/>
            </w:rPr>
          </w:rPrChange>
        </w:rPr>
      </w:pPr>
    </w:p>
    <w:p w14:paraId="34595DF3" w14:textId="002F956B" w:rsidR="003D3B9A" w:rsidRPr="00B15107" w:rsidDel="00B15107" w:rsidRDefault="003D3B9A" w:rsidP="003D3B9A">
      <w:pPr>
        <w:widowControl/>
        <w:jc w:val="left"/>
        <w:rPr>
          <w:del w:id="198" w:author="user" w:date="2019-11-28T18:25:00Z"/>
          <w:rFonts w:ascii="Times New Roman" w:eastAsia="等线" w:hAnsi="Times New Roman" w:cs="Times New Roman"/>
          <w:rPrChange w:id="199" w:author="user" w:date="2019-11-28T18:25:00Z">
            <w:rPr>
              <w:del w:id="200" w:author="user" w:date="2019-11-28T18:25:00Z"/>
              <w:rFonts w:ascii="等线" w:eastAsia="等线" w:hAnsi="等线" w:cs="Times New Roman"/>
            </w:rPr>
          </w:rPrChange>
        </w:rPr>
      </w:pPr>
    </w:p>
    <w:p w14:paraId="6375F058" w14:textId="3C83DC26" w:rsidR="003D3B9A" w:rsidRPr="00B15107" w:rsidDel="00B15107" w:rsidRDefault="003D3B9A" w:rsidP="003D3B9A">
      <w:pPr>
        <w:widowControl/>
        <w:jc w:val="left"/>
        <w:rPr>
          <w:del w:id="201" w:author="user" w:date="2019-11-28T18:25:00Z"/>
          <w:rFonts w:ascii="Times New Roman" w:eastAsia="等线" w:hAnsi="Times New Roman" w:cs="Times New Roman"/>
          <w:rPrChange w:id="202" w:author="user" w:date="2019-11-28T18:25:00Z">
            <w:rPr>
              <w:del w:id="203" w:author="user" w:date="2019-11-28T18:25:00Z"/>
              <w:rFonts w:ascii="等线" w:eastAsia="等线" w:hAnsi="等线" w:cs="Times New Roman"/>
            </w:rPr>
          </w:rPrChange>
        </w:rPr>
      </w:pPr>
    </w:p>
    <w:p w14:paraId="3E923B3B" w14:textId="29A17314" w:rsidR="003D3B9A" w:rsidRPr="00B15107" w:rsidDel="00B15107" w:rsidRDefault="003D3B9A" w:rsidP="003D3B9A">
      <w:pPr>
        <w:widowControl/>
        <w:jc w:val="left"/>
        <w:rPr>
          <w:del w:id="204" w:author="user" w:date="2019-11-28T18:25:00Z"/>
          <w:rFonts w:ascii="Times New Roman" w:eastAsia="等线" w:hAnsi="Times New Roman" w:cs="Times New Roman"/>
          <w:rPrChange w:id="205" w:author="user" w:date="2019-11-28T18:25:00Z">
            <w:rPr>
              <w:del w:id="206" w:author="user" w:date="2019-11-28T18:25:00Z"/>
              <w:rFonts w:ascii="等线" w:eastAsia="等线" w:hAnsi="等线" w:cs="Times New Roman"/>
            </w:rPr>
          </w:rPrChange>
        </w:rPr>
      </w:pPr>
    </w:p>
    <w:p w14:paraId="0AF7296B" w14:textId="31C87CE4" w:rsidR="003D3B9A" w:rsidRPr="00B15107" w:rsidDel="00B15107" w:rsidRDefault="003D3B9A" w:rsidP="003D3B9A">
      <w:pPr>
        <w:widowControl/>
        <w:jc w:val="left"/>
        <w:rPr>
          <w:del w:id="207" w:author="user" w:date="2019-11-28T18:25:00Z"/>
          <w:rFonts w:ascii="Times New Roman" w:eastAsia="等线" w:hAnsi="Times New Roman" w:cs="Times New Roman"/>
          <w:rPrChange w:id="208" w:author="user" w:date="2019-11-28T18:25:00Z">
            <w:rPr>
              <w:del w:id="209" w:author="user" w:date="2019-11-28T18:25:00Z"/>
              <w:rFonts w:ascii="等线" w:eastAsia="等线" w:hAnsi="等线" w:cs="Times New Roman"/>
            </w:rPr>
          </w:rPrChange>
        </w:rPr>
      </w:pPr>
    </w:p>
    <w:p w14:paraId="46FC9F53" w14:textId="77777777" w:rsidR="003D3B9A" w:rsidRPr="00B15107" w:rsidRDefault="003D3B9A" w:rsidP="003D3B9A">
      <w:pPr>
        <w:widowControl/>
        <w:jc w:val="left"/>
        <w:rPr>
          <w:rFonts w:ascii="Times New Roman" w:eastAsia="等线" w:hAnsi="Times New Roman" w:cs="Times New Roman"/>
          <w:rPrChange w:id="210" w:author="user" w:date="2019-11-28T18:25:00Z">
            <w:rPr>
              <w:rFonts w:ascii="等线" w:eastAsia="等线" w:hAnsi="等线" w:cs="Times New Roman"/>
            </w:rPr>
          </w:rPrChange>
        </w:rPr>
      </w:pPr>
    </w:p>
    <w:tbl>
      <w:tblPr>
        <w:tblStyle w:val="2-3"/>
        <w:tblW w:w="5000" w:type="pct"/>
        <w:tblLook w:val="04A0" w:firstRow="1" w:lastRow="0" w:firstColumn="1" w:lastColumn="0" w:noHBand="0" w:noVBand="1"/>
        <w:tblPrChange w:id="211" w:author="潘 翔宇" w:date="2019-11-29T17:09:00Z">
          <w:tblPr>
            <w:tblStyle w:val="2-3"/>
            <w:tblW w:w="4922" w:type="pct"/>
            <w:tblLook w:val="04A0" w:firstRow="1" w:lastRow="0" w:firstColumn="1" w:lastColumn="0" w:noHBand="0" w:noVBand="1"/>
          </w:tblPr>
        </w:tblPrChange>
      </w:tblPr>
      <w:tblGrid>
        <w:gridCol w:w="1036"/>
        <w:gridCol w:w="3165"/>
        <w:gridCol w:w="2286"/>
        <w:gridCol w:w="1819"/>
        <w:tblGridChange w:id="212">
          <w:tblGrid>
            <w:gridCol w:w="1050"/>
            <w:gridCol w:w="2976"/>
            <w:gridCol w:w="2314"/>
            <w:gridCol w:w="1836"/>
          </w:tblGrid>
        </w:tblGridChange>
      </w:tblGrid>
      <w:tr w:rsidR="0005134E" w:rsidRPr="00B15107" w14:paraId="21A3D5C5" w14:textId="77777777" w:rsidTr="000513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3"/>
          <w:trPrChange w:id="213" w:author="潘 翔宇" w:date="2019-11-29T17:09:00Z">
            <w:trPr>
              <w:trHeight w:val="423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4" w:type="pct"/>
            <w:vMerge w:val="restart"/>
            <w:tcBorders>
              <w:top w:val="single" w:sz="6" w:space="0" w:color="auto"/>
            </w:tcBorders>
            <w:vAlign w:val="center"/>
            <w:tcPrChange w:id="214" w:author="潘 翔宇" w:date="2019-11-29T17:09:00Z">
              <w:tcPr>
                <w:tcW w:w="642" w:type="pct"/>
                <w:vMerge w:val="restart"/>
                <w:tcBorders>
                  <w:top w:val="single" w:sz="6" w:space="0" w:color="auto"/>
                </w:tcBorders>
                <w:vAlign w:val="center"/>
              </w:tcPr>
            </w:tcPrChange>
          </w:tcPr>
          <w:p w14:paraId="36282065" w14:textId="7E8CFA8B" w:rsidR="0005134E" w:rsidRPr="00B15107" w:rsidRDefault="0005134E" w:rsidP="008C510F">
            <w:pPr>
              <w:jc w:val="center"/>
  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0"/>
                <w:szCs w:val="20"/>
                <w:rPrChange w:id="215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i/>
                <w:iCs/>
                <w:sz w:val="20"/>
                <w:szCs w:val="20"/>
                <w:rPrChange w:id="216" w:author="user" w:date="2019-11-28T18:25:00Z">
                  <w:rPr>
                    <w:rFonts w:ascii="等线" w:eastAsia="等线" w:hAnsi="等线" w:cs="Times New Roman"/>
                    <w:i/>
                    <w:iCs/>
                    <w:sz w:val="20"/>
                    <w:szCs w:val="20"/>
                  </w:rPr>
                </w:rPrChange>
              </w:rPr>
              <w:t>Cases</w:t>
            </w:r>
          </w:p>
        </w:tc>
        <w:tc>
          <w:tcPr>
            <w:tcW w:w="4376" w:type="pct"/>
            <w:gridSpan w:val="3"/>
            <w:tcBorders>
              <w:top w:val="single" w:sz="6" w:space="0" w:color="auto"/>
              <w:bottom w:val="single" w:sz="6" w:space="0" w:color="000000"/>
            </w:tcBorders>
            <w:vAlign w:val="center"/>
            <w:tcPrChange w:id="217" w:author="潘 翔宇" w:date="2019-11-29T17:09:00Z">
              <w:tcPr>
                <w:tcW w:w="4358" w:type="pct"/>
                <w:gridSpan w:val="3"/>
                <w:tcBorders>
                  <w:top w:val="single" w:sz="6" w:space="0" w:color="auto"/>
                  <w:bottom w:val="single" w:sz="6" w:space="0" w:color="000000"/>
                </w:tcBorders>
                <w:vAlign w:val="center"/>
              </w:tcPr>
            </w:tcPrChange>
          </w:tcPr>
          <w:p w14:paraId="3C6FA1ED" w14:textId="5BDC98B7" w:rsidR="0005134E" w:rsidRPr="00B15107" w:rsidRDefault="0005134E" w:rsidP="008C51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0"/>
                <w:szCs w:val="20"/>
                <w:rPrChange w:id="218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sz w:val="20"/>
                <w:szCs w:val="20"/>
                <w:rPrChange w:id="219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  <w:t>Primary Treatment</w:t>
            </w:r>
          </w:p>
        </w:tc>
      </w:tr>
      <w:tr w:rsidR="0005134E" w:rsidRPr="00B15107" w14:paraId="1265DCA7" w14:textId="77777777" w:rsidTr="007A75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  <w:trPrChange w:id="220" w:author="潘 翔宇" w:date="2019-11-29T17:15:00Z">
            <w:trPr>
              <w:trHeight w:val="429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4" w:type="pct"/>
            <w:vMerge/>
            <w:tcBorders>
              <w:bottom w:val="single" w:sz="6" w:space="0" w:color="000000"/>
              <w:right w:val="nil"/>
            </w:tcBorders>
            <w:shd w:val="clear" w:color="auto" w:fill="FFFFFF" w:themeFill="background1"/>
            <w:vAlign w:val="center"/>
            <w:tcPrChange w:id="221" w:author="潘 翔宇" w:date="2019-11-29T17:15:00Z">
              <w:tcPr>
                <w:tcW w:w="642" w:type="pct"/>
                <w:vMerge/>
                <w:tcBorders>
                  <w:bottom w:val="single" w:sz="6" w:space="0" w:color="000000"/>
                  <w:right w:val="nil"/>
                </w:tcBorders>
                <w:shd w:val="clear" w:color="auto" w:fill="FFFFFF" w:themeFill="background1"/>
                <w:vAlign w:val="center"/>
              </w:tcPr>
            </w:tcPrChange>
          </w:tcPr>
          <w:p w14:paraId="254CA3C9" w14:textId="77777777" w:rsidR="0005134E" w:rsidRPr="00B15107" w:rsidRDefault="0005134E" w:rsidP="008C510F">
            <w:pPr>
              <w:jc w:val="center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0"/>
                <w:szCs w:val="20"/>
                <w:rPrChange w:id="222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</w:pPr>
          </w:p>
        </w:tc>
        <w:tc>
          <w:tcPr>
            <w:tcW w:w="1905" w:type="pct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vAlign w:val="center"/>
            <w:tcPrChange w:id="223" w:author="潘 翔宇" w:date="2019-11-29T17:15:00Z">
              <w:tcPr>
                <w:tcW w:w="1820" w:type="pct"/>
                <w:tcBorders>
                  <w:top w:val="single" w:sz="6" w:space="0" w:color="000000"/>
                  <w:left w:val="nil"/>
                  <w:bottom w:val="single" w:sz="6" w:space="0" w:color="000000"/>
                  <w:right w:val="nil"/>
                </w:tcBorders>
                <w:vAlign w:val="center"/>
              </w:tcPr>
            </w:tcPrChange>
          </w:tcPr>
          <w:p w14:paraId="083418DC" w14:textId="77777777" w:rsidR="0005134E" w:rsidRPr="00B15107" w:rsidRDefault="0005134E" w:rsidP="008C51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b/>
                <w:sz w:val="20"/>
                <w:szCs w:val="20"/>
                <w:rPrChange w:id="224" w:author="user" w:date="2019-11-28T18:25:00Z">
                  <w:rPr>
                    <w:rFonts w:ascii="等线" w:eastAsia="等线" w:hAnsi="等线" w:cs="Times New Roman"/>
                    <w:b/>
                    <w:sz w:val="20"/>
                    <w:szCs w:val="20"/>
                  </w:rPr>
                </w:rPrChange>
              </w:rPr>
            </w:pPr>
            <w:proofErr w:type="spellStart"/>
            <w:r w:rsidRPr="00B15107">
              <w:rPr>
                <w:rFonts w:ascii="Times New Roman" w:eastAsia="等线" w:hAnsi="Times New Roman" w:cs="Times New Roman"/>
                <w:b/>
                <w:sz w:val="20"/>
                <w:szCs w:val="20"/>
                <w:rPrChange w:id="225" w:author="user" w:date="2019-11-28T18:25:00Z">
                  <w:rPr>
                    <w:rFonts w:ascii="等线" w:eastAsia="等线" w:hAnsi="等线" w:cs="Times New Roman"/>
                    <w:b/>
                    <w:sz w:val="20"/>
                    <w:szCs w:val="20"/>
                  </w:rPr>
                </w:rPrChange>
              </w:rPr>
              <w:t>CTx</w:t>
            </w:r>
            <w:proofErr w:type="spellEnd"/>
            <w:r w:rsidRPr="00B15107">
              <w:rPr>
                <w:rFonts w:ascii="Times New Roman" w:eastAsia="等线" w:hAnsi="Times New Roman" w:cs="Times New Roman"/>
                <w:b/>
                <w:sz w:val="20"/>
                <w:szCs w:val="20"/>
                <w:rPrChange w:id="226" w:author="user" w:date="2019-11-28T18:25:00Z">
                  <w:rPr>
                    <w:rFonts w:ascii="等线" w:eastAsia="等线" w:hAnsi="等线" w:cs="Times New Roman"/>
                    <w:b/>
                    <w:sz w:val="20"/>
                    <w:szCs w:val="20"/>
                  </w:rPr>
                </w:rPrChange>
              </w:rPr>
              <w:t xml:space="preserve"> (cycles)</w:t>
            </w:r>
          </w:p>
        </w:tc>
        <w:tc>
          <w:tcPr>
            <w:tcW w:w="1376" w:type="pct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vAlign w:val="center"/>
            <w:tcPrChange w:id="227" w:author="潘 翔宇" w:date="2019-11-29T17:15:00Z">
              <w:tcPr>
                <w:tcW w:w="1415" w:type="pct"/>
                <w:tcBorders>
                  <w:top w:val="single" w:sz="6" w:space="0" w:color="000000"/>
                  <w:left w:val="nil"/>
                  <w:bottom w:val="single" w:sz="6" w:space="0" w:color="000000"/>
                  <w:right w:val="nil"/>
                </w:tcBorders>
                <w:vAlign w:val="center"/>
              </w:tcPr>
            </w:tcPrChange>
          </w:tcPr>
          <w:p w14:paraId="51AA644C" w14:textId="77777777" w:rsidR="0005134E" w:rsidRPr="00B15107" w:rsidRDefault="0005134E" w:rsidP="008C51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b/>
                <w:sz w:val="20"/>
                <w:szCs w:val="20"/>
                <w:rPrChange w:id="228" w:author="user" w:date="2019-11-28T18:25:00Z">
                  <w:rPr>
                    <w:rFonts w:ascii="等线" w:eastAsia="等线" w:hAnsi="等线" w:cs="Times New Roman"/>
                    <w:b/>
                    <w:sz w:val="20"/>
                    <w:szCs w:val="20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b/>
                <w:sz w:val="20"/>
                <w:szCs w:val="20"/>
                <w:rPrChange w:id="229" w:author="user" w:date="2019-11-28T18:25:00Z">
                  <w:rPr>
                    <w:rFonts w:ascii="等线" w:eastAsia="等线" w:hAnsi="等线" w:cs="Times New Roman"/>
                    <w:b/>
                    <w:sz w:val="20"/>
                    <w:szCs w:val="20"/>
                  </w:rPr>
                </w:rPrChange>
              </w:rPr>
              <w:t>Treated time (weeks)</w:t>
            </w:r>
          </w:p>
        </w:tc>
        <w:tc>
          <w:tcPr>
            <w:tcW w:w="1092" w:type="pct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vAlign w:val="center"/>
            <w:tcPrChange w:id="230" w:author="潘 翔宇" w:date="2019-11-29T17:15:00Z">
              <w:tcPr>
                <w:tcW w:w="1123" w:type="pct"/>
                <w:tcBorders>
                  <w:top w:val="single" w:sz="6" w:space="0" w:color="000000"/>
                  <w:left w:val="nil"/>
                  <w:bottom w:val="single" w:sz="6" w:space="0" w:color="000000"/>
                  <w:right w:val="nil"/>
                </w:tcBorders>
                <w:vAlign w:val="center"/>
              </w:tcPr>
            </w:tcPrChange>
          </w:tcPr>
          <w:p w14:paraId="10D6902E" w14:textId="77777777" w:rsidR="0005134E" w:rsidRPr="00B15107" w:rsidRDefault="0005134E" w:rsidP="008C51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b/>
                <w:sz w:val="20"/>
                <w:szCs w:val="20"/>
                <w:rPrChange w:id="231" w:author="user" w:date="2019-11-28T18:25:00Z">
                  <w:rPr>
                    <w:rFonts w:ascii="等线" w:eastAsia="等线" w:hAnsi="等线" w:cs="Times New Roman"/>
                    <w:b/>
                    <w:sz w:val="20"/>
                    <w:szCs w:val="20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b/>
                <w:sz w:val="20"/>
                <w:szCs w:val="20"/>
                <w:rPrChange w:id="232" w:author="user" w:date="2019-11-28T18:25:00Z">
                  <w:rPr>
                    <w:rFonts w:ascii="等线" w:eastAsia="等线" w:hAnsi="等线" w:cs="Times New Roman"/>
                    <w:b/>
                    <w:sz w:val="20"/>
                    <w:szCs w:val="20"/>
                  </w:rPr>
                </w:rPrChange>
              </w:rPr>
              <w:t>Outcomes</w:t>
            </w:r>
          </w:p>
        </w:tc>
      </w:tr>
      <w:tr w:rsidR="003D3B9A" w:rsidRPr="00B15107" w14:paraId="2F52E9ED" w14:textId="77777777" w:rsidTr="0005134E">
        <w:trPr>
          <w:trHeight w:val="397"/>
          <w:trPrChange w:id="233" w:author="潘 翔宇" w:date="2019-11-29T17:09:00Z">
            <w:trPr>
              <w:trHeight w:val="397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4" w:type="pct"/>
            <w:tcBorders>
              <w:top w:val="single" w:sz="6" w:space="0" w:color="000000"/>
              <w:bottom w:val="nil"/>
              <w:right w:val="nil"/>
            </w:tcBorders>
            <w:vAlign w:val="center"/>
            <w:tcPrChange w:id="234" w:author="潘 翔宇" w:date="2019-11-29T17:09:00Z">
              <w:tcPr>
                <w:tcW w:w="642" w:type="pct"/>
                <w:tcBorders>
                  <w:top w:val="nil"/>
                  <w:bottom w:val="nil"/>
                  <w:right w:val="nil"/>
                </w:tcBorders>
                <w:vAlign w:val="center"/>
              </w:tcPr>
            </w:tcPrChange>
          </w:tcPr>
          <w:p w14:paraId="68CE9F06" w14:textId="77777777" w:rsidR="003D3B9A" w:rsidRPr="00B15107" w:rsidRDefault="003D3B9A" w:rsidP="008C510F">
            <w:pPr>
              <w:jc w:val="center"/>
              <w:rPr>
                <w:rFonts w:ascii="Times New Roman" w:eastAsia="等线" w:hAnsi="Times New Roman" w:cs="Times New Roman"/>
                <w:sz w:val="20"/>
                <w:szCs w:val="20"/>
                <w:rPrChange w:id="235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sz w:val="20"/>
                <w:szCs w:val="20"/>
                <w:rPrChange w:id="236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  <w:t>1</w:t>
            </w:r>
          </w:p>
        </w:tc>
        <w:tc>
          <w:tcPr>
            <w:tcW w:w="1905" w:type="pct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  <w:tcPrChange w:id="237" w:author="潘 翔宇" w:date="2019-11-29T17:09:00Z">
              <w:tcPr>
                <w:tcW w:w="1820" w:type="pct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</w:tcPrChange>
          </w:tcPr>
          <w:p w14:paraId="59B79766" w14:textId="77777777" w:rsidR="003D3B9A" w:rsidRPr="00B15107" w:rsidRDefault="003D3B9A" w:rsidP="008C51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0"/>
                <w:szCs w:val="20"/>
                <w:rPrChange w:id="238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sz w:val="20"/>
                <w:szCs w:val="20"/>
                <w:rPrChange w:id="239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  <w:t>ED (1), GED+L-Asp (1), GED (2)</w:t>
            </w:r>
          </w:p>
        </w:tc>
        <w:tc>
          <w:tcPr>
            <w:tcW w:w="1376" w:type="pct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  <w:tcPrChange w:id="240" w:author="潘 翔宇" w:date="2019-11-29T17:09:00Z">
              <w:tcPr>
                <w:tcW w:w="1415" w:type="pct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</w:tcPrChange>
          </w:tcPr>
          <w:p w14:paraId="7338054F" w14:textId="77777777" w:rsidR="003D3B9A" w:rsidRPr="00B15107" w:rsidRDefault="003D3B9A" w:rsidP="008C51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0"/>
                <w:szCs w:val="20"/>
                <w:rPrChange w:id="241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sz w:val="20"/>
                <w:szCs w:val="20"/>
                <w:rPrChange w:id="242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  <w:t>12</w:t>
            </w:r>
          </w:p>
        </w:tc>
        <w:tc>
          <w:tcPr>
            <w:tcW w:w="1092" w:type="pct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  <w:tcPrChange w:id="243" w:author="潘 翔宇" w:date="2019-11-29T17:09:00Z">
              <w:tcPr>
                <w:tcW w:w="1123" w:type="pct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</w:tcPrChange>
          </w:tcPr>
          <w:p w14:paraId="47309F0F" w14:textId="77777777" w:rsidR="003D3B9A" w:rsidRPr="00B15107" w:rsidRDefault="003D3B9A" w:rsidP="008C51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0"/>
                <w:szCs w:val="20"/>
                <w:rPrChange w:id="244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sz w:val="20"/>
                <w:szCs w:val="20"/>
                <w:rPrChange w:id="245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  <w:t>PR, Relapse</w:t>
            </w:r>
          </w:p>
        </w:tc>
      </w:tr>
      <w:tr w:rsidR="003D3B9A" w:rsidRPr="00B15107" w14:paraId="03D7CE7D" w14:textId="77777777" w:rsidTr="000513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trPrChange w:id="246" w:author="潘 翔宇" w:date="2019-11-29T17:09:00Z">
            <w:trPr>
              <w:trHeight w:val="397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4" w:type="pct"/>
            <w:tcBorders>
              <w:top w:val="nil"/>
              <w:bottom w:val="nil"/>
              <w:right w:val="nil"/>
            </w:tcBorders>
            <w:vAlign w:val="center"/>
            <w:tcPrChange w:id="247" w:author="潘 翔宇" w:date="2019-11-29T17:09:00Z">
              <w:tcPr>
                <w:tcW w:w="642" w:type="pct"/>
                <w:tcBorders>
                  <w:top w:val="nil"/>
                  <w:bottom w:val="nil"/>
                  <w:right w:val="nil"/>
                </w:tcBorders>
                <w:vAlign w:val="center"/>
              </w:tcPr>
            </w:tcPrChange>
          </w:tcPr>
          <w:p w14:paraId="1AE4FD05" w14:textId="77777777" w:rsidR="003D3B9A" w:rsidRPr="00B15107" w:rsidRDefault="003D3B9A" w:rsidP="008C510F">
            <w:pPr>
              <w:jc w:val="center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0"/>
                <w:szCs w:val="20"/>
                <w:rPrChange w:id="248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sz w:val="20"/>
                <w:szCs w:val="20"/>
                <w:rPrChange w:id="249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  <w:t>2</w:t>
            </w:r>
          </w:p>
        </w:tc>
        <w:tc>
          <w:tcPr>
            <w:tcW w:w="1905" w:type="pct"/>
            <w:tcBorders>
              <w:top w:val="nil"/>
              <w:left w:val="nil"/>
              <w:bottom w:val="nil"/>
              <w:right w:val="nil"/>
            </w:tcBorders>
            <w:vAlign w:val="center"/>
            <w:tcPrChange w:id="250" w:author="潘 翔宇" w:date="2019-11-29T17:09:00Z">
              <w:tcPr>
                <w:tcW w:w="1820" w:type="pct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</w:tcPrChange>
          </w:tcPr>
          <w:p w14:paraId="5DCB6D13" w14:textId="77777777" w:rsidR="003D3B9A" w:rsidRPr="00B15107" w:rsidRDefault="003D3B9A" w:rsidP="008C51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0"/>
                <w:szCs w:val="20"/>
                <w:rPrChange w:id="251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sz w:val="20"/>
                <w:szCs w:val="20"/>
                <w:rPrChange w:id="252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  <w:t>ED (1), GED (2)</w:t>
            </w:r>
          </w:p>
        </w:tc>
        <w:tc>
          <w:tcPr>
            <w:tcW w:w="1376" w:type="pct"/>
            <w:tcBorders>
              <w:top w:val="nil"/>
              <w:left w:val="nil"/>
              <w:bottom w:val="nil"/>
              <w:right w:val="nil"/>
            </w:tcBorders>
            <w:vAlign w:val="center"/>
            <w:tcPrChange w:id="253" w:author="潘 翔宇" w:date="2019-11-29T17:09:00Z">
              <w:tcPr>
                <w:tcW w:w="1415" w:type="pct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</w:tcPrChange>
          </w:tcPr>
          <w:p w14:paraId="60245DF3" w14:textId="77777777" w:rsidR="003D3B9A" w:rsidRPr="00B15107" w:rsidRDefault="003D3B9A" w:rsidP="008C51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0"/>
                <w:szCs w:val="20"/>
                <w:rPrChange w:id="254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sz w:val="20"/>
                <w:szCs w:val="20"/>
                <w:rPrChange w:id="255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  <w:t>8.4</w:t>
            </w:r>
          </w:p>
        </w:tc>
        <w:tc>
          <w:tcPr>
            <w:tcW w:w="1092" w:type="pct"/>
            <w:tcBorders>
              <w:top w:val="nil"/>
              <w:left w:val="nil"/>
              <w:bottom w:val="nil"/>
              <w:right w:val="nil"/>
            </w:tcBorders>
            <w:vAlign w:val="center"/>
            <w:tcPrChange w:id="256" w:author="潘 翔宇" w:date="2019-11-29T17:09:00Z">
              <w:tcPr>
                <w:tcW w:w="1123" w:type="pct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</w:tcPrChange>
          </w:tcPr>
          <w:p w14:paraId="6E350A44" w14:textId="77777777" w:rsidR="003D3B9A" w:rsidRPr="00B15107" w:rsidRDefault="003D3B9A" w:rsidP="008C51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0"/>
                <w:szCs w:val="20"/>
                <w:rPrChange w:id="257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sz w:val="20"/>
                <w:szCs w:val="20"/>
                <w:rPrChange w:id="258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  <w:t>NR</w:t>
            </w:r>
          </w:p>
        </w:tc>
      </w:tr>
      <w:tr w:rsidR="003D3B9A" w:rsidRPr="00B15107" w14:paraId="7D2B2A4D" w14:textId="77777777" w:rsidTr="0005134E">
        <w:trPr>
          <w:trHeight w:val="397"/>
          <w:trPrChange w:id="259" w:author="潘 翔宇" w:date="2019-11-29T17:09:00Z">
            <w:trPr>
              <w:trHeight w:val="397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4" w:type="pct"/>
            <w:tcBorders>
              <w:top w:val="nil"/>
              <w:bottom w:val="nil"/>
              <w:right w:val="nil"/>
            </w:tcBorders>
            <w:vAlign w:val="center"/>
            <w:tcPrChange w:id="260" w:author="潘 翔宇" w:date="2019-11-29T17:09:00Z">
              <w:tcPr>
                <w:tcW w:w="642" w:type="pct"/>
                <w:tcBorders>
                  <w:top w:val="nil"/>
                  <w:bottom w:val="nil"/>
                  <w:right w:val="nil"/>
                </w:tcBorders>
                <w:vAlign w:val="center"/>
              </w:tcPr>
            </w:tcPrChange>
          </w:tcPr>
          <w:p w14:paraId="09194796" w14:textId="77777777" w:rsidR="003D3B9A" w:rsidRPr="00B15107" w:rsidRDefault="003D3B9A" w:rsidP="008C510F">
            <w:pPr>
              <w:jc w:val="center"/>
              <w:rPr>
                <w:rFonts w:ascii="Times New Roman" w:eastAsia="等线" w:hAnsi="Times New Roman" w:cs="Times New Roman"/>
                <w:sz w:val="20"/>
                <w:szCs w:val="20"/>
                <w:rPrChange w:id="261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sz w:val="20"/>
                <w:szCs w:val="20"/>
                <w:rPrChange w:id="262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  <w:t>3</w:t>
            </w:r>
          </w:p>
        </w:tc>
        <w:tc>
          <w:tcPr>
            <w:tcW w:w="1905" w:type="pct"/>
            <w:tcBorders>
              <w:top w:val="nil"/>
              <w:left w:val="nil"/>
              <w:bottom w:val="nil"/>
              <w:right w:val="nil"/>
            </w:tcBorders>
            <w:vAlign w:val="center"/>
            <w:tcPrChange w:id="263" w:author="潘 翔宇" w:date="2019-11-29T17:09:00Z">
              <w:tcPr>
                <w:tcW w:w="1820" w:type="pct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</w:tcPrChange>
          </w:tcPr>
          <w:p w14:paraId="29DC057C" w14:textId="77777777" w:rsidR="003D3B9A" w:rsidRPr="00B15107" w:rsidRDefault="003D3B9A" w:rsidP="008C51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0"/>
                <w:szCs w:val="20"/>
                <w:rPrChange w:id="264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sz w:val="20"/>
                <w:szCs w:val="20"/>
                <w:rPrChange w:id="265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  <w:t>ED (1)</w:t>
            </w:r>
          </w:p>
        </w:tc>
        <w:tc>
          <w:tcPr>
            <w:tcW w:w="1376" w:type="pct"/>
            <w:tcBorders>
              <w:top w:val="nil"/>
              <w:left w:val="nil"/>
              <w:bottom w:val="nil"/>
              <w:right w:val="nil"/>
            </w:tcBorders>
            <w:vAlign w:val="center"/>
            <w:tcPrChange w:id="266" w:author="潘 翔宇" w:date="2019-11-29T17:09:00Z">
              <w:tcPr>
                <w:tcW w:w="1415" w:type="pct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</w:tcPrChange>
          </w:tcPr>
          <w:p w14:paraId="78CB1E2A" w14:textId="77777777" w:rsidR="003D3B9A" w:rsidRPr="00B15107" w:rsidRDefault="003D3B9A" w:rsidP="008C51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0"/>
                <w:szCs w:val="20"/>
                <w:rPrChange w:id="267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sz w:val="20"/>
                <w:szCs w:val="20"/>
                <w:rPrChange w:id="268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  <w:t>11.3</w:t>
            </w:r>
          </w:p>
        </w:tc>
        <w:tc>
          <w:tcPr>
            <w:tcW w:w="1092" w:type="pct"/>
            <w:tcBorders>
              <w:top w:val="nil"/>
              <w:left w:val="nil"/>
              <w:bottom w:val="nil"/>
              <w:right w:val="nil"/>
            </w:tcBorders>
            <w:vAlign w:val="center"/>
            <w:tcPrChange w:id="269" w:author="潘 翔宇" w:date="2019-11-29T17:09:00Z">
              <w:tcPr>
                <w:tcW w:w="1123" w:type="pct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</w:tcPrChange>
          </w:tcPr>
          <w:p w14:paraId="23513356" w14:textId="77777777" w:rsidR="003D3B9A" w:rsidRPr="00B15107" w:rsidRDefault="003D3B9A" w:rsidP="008C51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0"/>
                <w:szCs w:val="20"/>
                <w:rPrChange w:id="270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sz w:val="20"/>
                <w:szCs w:val="20"/>
                <w:rPrChange w:id="271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  <w:t>PR, Relapse</w:t>
            </w:r>
          </w:p>
        </w:tc>
      </w:tr>
      <w:tr w:rsidR="003D3B9A" w:rsidRPr="00B15107" w14:paraId="4B248AED" w14:textId="77777777" w:rsidTr="000513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trPrChange w:id="272" w:author="潘 翔宇" w:date="2019-11-29T17:09:00Z">
            <w:trPr>
              <w:trHeight w:val="397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4" w:type="pct"/>
            <w:tcBorders>
              <w:top w:val="nil"/>
              <w:bottom w:val="nil"/>
              <w:right w:val="nil"/>
            </w:tcBorders>
            <w:vAlign w:val="center"/>
            <w:tcPrChange w:id="273" w:author="潘 翔宇" w:date="2019-11-29T17:09:00Z">
              <w:tcPr>
                <w:tcW w:w="642" w:type="pct"/>
                <w:tcBorders>
                  <w:top w:val="nil"/>
                  <w:bottom w:val="nil"/>
                  <w:right w:val="nil"/>
                </w:tcBorders>
                <w:vAlign w:val="center"/>
              </w:tcPr>
            </w:tcPrChange>
          </w:tcPr>
          <w:p w14:paraId="7C02D7C9" w14:textId="77777777" w:rsidR="003D3B9A" w:rsidRPr="00B15107" w:rsidRDefault="003D3B9A" w:rsidP="008C510F">
            <w:pPr>
              <w:jc w:val="center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0"/>
                <w:szCs w:val="20"/>
                <w:rPrChange w:id="274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sz w:val="20"/>
                <w:szCs w:val="20"/>
                <w:rPrChange w:id="275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  <w:t>4</w:t>
            </w:r>
          </w:p>
        </w:tc>
        <w:tc>
          <w:tcPr>
            <w:tcW w:w="1905" w:type="pct"/>
            <w:tcBorders>
              <w:top w:val="nil"/>
              <w:left w:val="nil"/>
              <w:bottom w:val="nil"/>
              <w:right w:val="nil"/>
            </w:tcBorders>
            <w:vAlign w:val="center"/>
            <w:tcPrChange w:id="276" w:author="潘 翔宇" w:date="2019-11-29T17:09:00Z">
              <w:tcPr>
                <w:tcW w:w="1820" w:type="pct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</w:tcPrChange>
          </w:tcPr>
          <w:p w14:paraId="141D3820" w14:textId="77777777" w:rsidR="003D3B9A" w:rsidRPr="00B15107" w:rsidRDefault="003D3B9A" w:rsidP="008C51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0"/>
                <w:szCs w:val="20"/>
                <w:rPrChange w:id="277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sz w:val="20"/>
                <w:szCs w:val="20"/>
                <w:rPrChange w:id="278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  <w:t>ED (2)</w:t>
            </w:r>
          </w:p>
        </w:tc>
        <w:tc>
          <w:tcPr>
            <w:tcW w:w="1376" w:type="pct"/>
            <w:tcBorders>
              <w:top w:val="nil"/>
              <w:left w:val="nil"/>
              <w:bottom w:val="nil"/>
              <w:right w:val="nil"/>
            </w:tcBorders>
            <w:vAlign w:val="center"/>
            <w:tcPrChange w:id="279" w:author="潘 翔宇" w:date="2019-11-29T17:09:00Z">
              <w:tcPr>
                <w:tcW w:w="1415" w:type="pct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</w:tcPrChange>
          </w:tcPr>
          <w:p w14:paraId="3FFEF213" w14:textId="77777777" w:rsidR="003D3B9A" w:rsidRPr="00B15107" w:rsidRDefault="003D3B9A" w:rsidP="008C51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0"/>
                <w:szCs w:val="20"/>
                <w:rPrChange w:id="280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color w:val="000000" w:themeColor="text1"/>
                <w:sz w:val="20"/>
                <w:szCs w:val="20"/>
                <w:rPrChange w:id="281" w:author="user" w:date="2019-11-28T18:25:00Z">
                  <w:rPr>
                    <w:rFonts w:ascii="等线" w:eastAsia="等线" w:hAnsi="等线" w:cs="Times New Roman"/>
                    <w:color w:val="000000" w:themeColor="text1"/>
                    <w:sz w:val="20"/>
                    <w:szCs w:val="20"/>
                  </w:rPr>
                </w:rPrChange>
              </w:rPr>
              <w:t>10.6</w:t>
            </w:r>
            <w:bookmarkStart w:id="282" w:name="_GoBack"/>
            <w:bookmarkEnd w:id="282"/>
          </w:p>
        </w:tc>
        <w:tc>
          <w:tcPr>
            <w:tcW w:w="1092" w:type="pct"/>
            <w:tcBorders>
              <w:top w:val="nil"/>
              <w:left w:val="nil"/>
              <w:bottom w:val="nil"/>
              <w:right w:val="nil"/>
            </w:tcBorders>
            <w:vAlign w:val="center"/>
            <w:tcPrChange w:id="283" w:author="潘 翔宇" w:date="2019-11-29T17:09:00Z">
              <w:tcPr>
                <w:tcW w:w="1123" w:type="pct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</w:tcPrChange>
          </w:tcPr>
          <w:p w14:paraId="3299A390" w14:textId="77777777" w:rsidR="003D3B9A" w:rsidRPr="00B15107" w:rsidRDefault="003D3B9A" w:rsidP="008C51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color w:val="000000" w:themeColor="text1"/>
                <w:sz w:val="20"/>
                <w:szCs w:val="20"/>
                <w:rPrChange w:id="284" w:author="user" w:date="2019-11-28T18:25:00Z">
                  <w:rPr>
                    <w:rFonts w:ascii="等线" w:eastAsia="等线" w:hAnsi="等线" w:cs="Times New Roman"/>
                    <w:color w:val="000000" w:themeColor="text1"/>
                    <w:sz w:val="20"/>
                    <w:szCs w:val="20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color w:val="000000" w:themeColor="text1"/>
                <w:sz w:val="20"/>
                <w:szCs w:val="20"/>
                <w:rPrChange w:id="285" w:author="user" w:date="2019-11-28T18:25:00Z">
                  <w:rPr>
                    <w:rFonts w:ascii="等线" w:eastAsia="等线" w:hAnsi="等线" w:cs="Times New Roman"/>
                    <w:color w:val="000000" w:themeColor="text1"/>
                    <w:sz w:val="20"/>
                    <w:szCs w:val="20"/>
                  </w:rPr>
                </w:rPrChange>
              </w:rPr>
              <w:t>PR, Relapse</w:t>
            </w:r>
          </w:p>
        </w:tc>
      </w:tr>
      <w:tr w:rsidR="003D3B9A" w:rsidRPr="00B15107" w14:paraId="034404DC" w14:textId="77777777" w:rsidTr="0005134E">
        <w:trPr>
          <w:trHeight w:val="397"/>
          <w:trPrChange w:id="286" w:author="潘 翔宇" w:date="2019-11-29T17:09:00Z">
            <w:trPr>
              <w:trHeight w:val="397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4" w:type="pct"/>
            <w:tcBorders>
              <w:top w:val="nil"/>
              <w:bottom w:val="nil"/>
              <w:right w:val="nil"/>
            </w:tcBorders>
            <w:vAlign w:val="center"/>
            <w:tcPrChange w:id="287" w:author="潘 翔宇" w:date="2019-11-29T17:09:00Z">
              <w:tcPr>
                <w:tcW w:w="642" w:type="pct"/>
                <w:tcBorders>
                  <w:top w:val="nil"/>
                  <w:bottom w:val="nil"/>
                  <w:right w:val="nil"/>
                </w:tcBorders>
                <w:vAlign w:val="center"/>
              </w:tcPr>
            </w:tcPrChange>
          </w:tcPr>
          <w:p w14:paraId="53F2881A" w14:textId="77777777" w:rsidR="003D3B9A" w:rsidRPr="00B15107" w:rsidRDefault="003D3B9A" w:rsidP="008C510F">
            <w:pPr>
              <w:jc w:val="center"/>
              <w:rPr>
                <w:rFonts w:ascii="Times New Roman" w:eastAsia="等线" w:hAnsi="Times New Roman" w:cs="Times New Roman"/>
                <w:sz w:val="20"/>
                <w:szCs w:val="20"/>
                <w:rPrChange w:id="288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sz w:val="20"/>
                <w:szCs w:val="20"/>
                <w:rPrChange w:id="289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  <w:t>5</w:t>
            </w:r>
          </w:p>
        </w:tc>
        <w:tc>
          <w:tcPr>
            <w:tcW w:w="1905" w:type="pct"/>
            <w:tcBorders>
              <w:top w:val="nil"/>
              <w:left w:val="nil"/>
              <w:bottom w:val="nil"/>
              <w:right w:val="nil"/>
            </w:tcBorders>
            <w:vAlign w:val="center"/>
            <w:tcPrChange w:id="290" w:author="潘 翔宇" w:date="2019-11-29T17:09:00Z">
              <w:tcPr>
                <w:tcW w:w="1820" w:type="pct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</w:tcPrChange>
          </w:tcPr>
          <w:p w14:paraId="1A5C3DC4" w14:textId="77777777" w:rsidR="003D3B9A" w:rsidRPr="00B15107" w:rsidRDefault="003D3B9A" w:rsidP="008C51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0"/>
                <w:szCs w:val="20"/>
                <w:rPrChange w:id="291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sz w:val="20"/>
                <w:szCs w:val="20"/>
                <w:rPrChange w:id="292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  <w:t>GED (2)</w:t>
            </w:r>
          </w:p>
        </w:tc>
        <w:tc>
          <w:tcPr>
            <w:tcW w:w="1376" w:type="pct"/>
            <w:tcBorders>
              <w:top w:val="nil"/>
              <w:left w:val="nil"/>
              <w:bottom w:val="nil"/>
              <w:right w:val="nil"/>
            </w:tcBorders>
            <w:vAlign w:val="center"/>
            <w:tcPrChange w:id="293" w:author="潘 翔宇" w:date="2019-11-29T17:09:00Z">
              <w:tcPr>
                <w:tcW w:w="1415" w:type="pct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</w:tcPrChange>
          </w:tcPr>
          <w:p w14:paraId="5FBA4664" w14:textId="77777777" w:rsidR="003D3B9A" w:rsidRPr="00B15107" w:rsidRDefault="003D3B9A" w:rsidP="008C51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0"/>
                <w:szCs w:val="20"/>
                <w:rPrChange w:id="294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color w:val="000000" w:themeColor="text1"/>
                <w:sz w:val="20"/>
                <w:szCs w:val="20"/>
                <w:rPrChange w:id="295" w:author="user" w:date="2019-11-28T18:25:00Z">
                  <w:rPr>
                    <w:rFonts w:ascii="等线" w:eastAsia="等线" w:hAnsi="等线" w:cs="Times New Roman"/>
                    <w:color w:val="000000" w:themeColor="text1"/>
                    <w:sz w:val="20"/>
                    <w:szCs w:val="20"/>
                  </w:rPr>
                </w:rPrChange>
              </w:rPr>
              <w:t>6.3</w:t>
            </w:r>
          </w:p>
        </w:tc>
        <w:tc>
          <w:tcPr>
            <w:tcW w:w="1092" w:type="pct"/>
            <w:tcBorders>
              <w:top w:val="nil"/>
              <w:left w:val="nil"/>
              <w:bottom w:val="nil"/>
              <w:right w:val="nil"/>
            </w:tcBorders>
            <w:vAlign w:val="center"/>
            <w:tcPrChange w:id="296" w:author="潘 翔宇" w:date="2019-11-29T17:09:00Z">
              <w:tcPr>
                <w:tcW w:w="1123" w:type="pct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</w:tcPrChange>
          </w:tcPr>
          <w:p w14:paraId="082B6165" w14:textId="77777777" w:rsidR="003D3B9A" w:rsidRPr="00B15107" w:rsidRDefault="003D3B9A" w:rsidP="008C51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0"/>
                <w:szCs w:val="20"/>
                <w:rPrChange w:id="297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color w:val="000000" w:themeColor="text1"/>
                <w:sz w:val="20"/>
                <w:szCs w:val="20"/>
                <w:rPrChange w:id="298" w:author="user" w:date="2019-11-28T18:25:00Z">
                  <w:rPr>
                    <w:rFonts w:ascii="等线" w:eastAsia="等线" w:hAnsi="等线" w:cs="Times New Roman"/>
                    <w:color w:val="000000" w:themeColor="text1"/>
                    <w:sz w:val="20"/>
                    <w:szCs w:val="20"/>
                  </w:rPr>
                </w:rPrChange>
              </w:rPr>
              <w:t>PR, Relapse</w:t>
            </w:r>
          </w:p>
        </w:tc>
      </w:tr>
      <w:tr w:rsidR="003D3B9A" w:rsidRPr="00B15107" w14:paraId="0DD45932" w14:textId="77777777" w:rsidTr="000513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trPrChange w:id="299" w:author="潘 翔宇" w:date="2019-11-29T17:09:00Z">
            <w:trPr>
              <w:trHeight w:val="397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4" w:type="pct"/>
            <w:tcBorders>
              <w:top w:val="nil"/>
              <w:bottom w:val="nil"/>
              <w:right w:val="nil"/>
            </w:tcBorders>
            <w:vAlign w:val="center"/>
            <w:tcPrChange w:id="300" w:author="潘 翔宇" w:date="2019-11-29T17:09:00Z">
              <w:tcPr>
                <w:tcW w:w="642" w:type="pct"/>
                <w:tcBorders>
                  <w:top w:val="nil"/>
                  <w:bottom w:val="nil"/>
                  <w:right w:val="nil"/>
                </w:tcBorders>
                <w:vAlign w:val="center"/>
              </w:tcPr>
            </w:tcPrChange>
          </w:tcPr>
          <w:p w14:paraId="637B22FE" w14:textId="77777777" w:rsidR="003D3B9A" w:rsidRPr="00B15107" w:rsidRDefault="003D3B9A" w:rsidP="008C510F">
            <w:pPr>
              <w:jc w:val="center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b w:val="0"/>
                <w:sz w:val="20"/>
                <w:szCs w:val="20"/>
                <w:rPrChange w:id="301" w:author="user" w:date="2019-11-28T18:25:00Z">
                  <w:rPr>
                    <w:rFonts w:ascii="等线" w:eastAsia="等线" w:hAnsi="等线" w:cs="Times New Roman"/>
                    <w:b w:val="0"/>
                    <w:sz w:val="20"/>
                    <w:szCs w:val="20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sz w:val="20"/>
                <w:szCs w:val="20"/>
                <w:rPrChange w:id="302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  <w:t>6</w:t>
            </w:r>
          </w:p>
        </w:tc>
        <w:tc>
          <w:tcPr>
            <w:tcW w:w="1905" w:type="pct"/>
            <w:tcBorders>
              <w:top w:val="nil"/>
              <w:left w:val="nil"/>
              <w:bottom w:val="nil"/>
              <w:right w:val="nil"/>
            </w:tcBorders>
            <w:vAlign w:val="center"/>
            <w:tcPrChange w:id="303" w:author="潘 翔宇" w:date="2019-11-29T17:09:00Z">
              <w:tcPr>
                <w:tcW w:w="1820" w:type="pct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</w:tcPrChange>
          </w:tcPr>
          <w:p w14:paraId="05FA5786" w14:textId="77777777" w:rsidR="003D3B9A" w:rsidRPr="00B15107" w:rsidRDefault="003D3B9A" w:rsidP="008C51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0"/>
                <w:szCs w:val="20"/>
                <w:rPrChange w:id="304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</w:pPr>
            <w:proofErr w:type="spellStart"/>
            <w:r w:rsidRPr="00B15107">
              <w:rPr>
                <w:rFonts w:ascii="Times New Roman" w:eastAsia="等线" w:hAnsi="Times New Roman" w:cs="Times New Roman"/>
                <w:sz w:val="20"/>
                <w:szCs w:val="20"/>
                <w:rPrChange w:id="305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  <w:t>ED+CsA</w:t>
            </w:r>
            <w:proofErr w:type="spellEnd"/>
            <w:r w:rsidRPr="00B15107">
              <w:rPr>
                <w:rFonts w:ascii="Times New Roman" w:eastAsia="等线" w:hAnsi="Times New Roman" w:cs="Times New Roman"/>
                <w:sz w:val="20"/>
                <w:szCs w:val="20"/>
                <w:rPrChange w:id="306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  <w:t xml:space="preserve"> (2), </w:t>
            </w:r>
            <w:proofErr w:type="spellStart"/>
            <w:r w:rsidRPr="00B15107">
              <w:rPr>
                <w:rFonts w:ascii="Times New Roman" w:eastAsia="等线" w:hAnsi="Times New Roman" w:cs="Times New Roman"/>
                <w:sz w:val="20"/>
                <w:szCs w:val="20"/>
                <w:rPrChange w:id="307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  <w:t>GED+CsA</w:t>
            </w:r>
            <w:proofErr w:type="spellEnd"/>
            <w:r w:rsidRPr="00B15107">
              <w:rPr>
                <w:rFonts w:ascii="Times New Roman" w:eastAsia="等线" w:hAnsi="Times New Roman" w:cs="Times New Roman"/>
                <w:sz w:val="20"/>
                <w:szCs w:val="20"/>
                <w:rPrChange w:id="308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  <w:t xml:space="preserve"> (4)</w:t>
            </w:r>
          </w:p>
        </w:tc>
        <w:tc>
          <w:tcPr>
            <w:tcW w:w="1376" w:type="pct"/>
            <w:tcBorders>
              <w:top w:val="nil"/>
              <w:left w:val="nil"/>
              <w:bottom w:val="nil"/>
              <w:right w:val="nil"/>
            </w:tcBorders>
            <w:vAlign w:val="center"/>
            <w:tcPrChange w:id="309" w:author="潘 翔宇" w:date="2019-11-29T17:09:00Z">
              <w:tcPr>
                <w:tcW w:w="1415" w:type="pct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</w:tcPrChange>
          </w:tcPr>
          <w:p w14:paraId="6FFC73B6" w14:textId="77777777" w:rsidR="003D3B9A" w:rsidRPr="00B15107" w:rsidRDefault="003D3B9A" w:rsidP="008C51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0"/>
                <w:szCs w:val="20"/>
                <w:rPrChange w:id="310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sz w:val="20"/>
                <w:szCs w:val="20"/>
                <w:rPrChange w:id="311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  <w:t>72</w:t>
            </w:r>
          </w:p>
        </w:tc>
        <w:tc>
          <w:tcPr>
            <w:tcW w:w="1092" w:type="pct"/>
            <w:tcBorders>
              <w:top w:val="nil"/>
              <w:left w:val="nil"/>
              <w:bottom w:val="nil"/>
              <w:right w:val="nil"/>
            </w:tcBorders>
            <w:vAlign w:val="center"/>
            <w:tcPrChange w:id="312" w:author="潘 翔宇" w:date="2019-11-29T17:09:00Z">
              <w:tcPr>
                <w:tcW w:w="1123" w:type="pct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</w:tcPrChange>
          </w:tcPr>
          <w:p w14:paraId="42F00A9F" w14:textId="77777777" w:rsidR="003D3B9A" w:rsidRPr="00B15107" w:rsidRDefault="003D3B9A" w:rsidP="008C51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0"/>
                <w:szCs w:val="20"/>
                <w:rPrChange w:id="313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sz w:val="20"/>
                <w:szCs w:val="20"/>
                <w:rPrChange w:id="314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  <w:t>Relapse</w:t>
            </w:r>
          </w:p>
        </w:tc>
      </w:tr>
      <w:tr w:rsidR="003D3B9A" w:rsidRPr="00B15107" w14:paraId="7D2C32AC" w14:textId="77777777" w:rsidTr="007A753C">
        <w:trPr>
          <w:trHeight w:val="87"/>
          <w:trPrChange w:id="315" w:author="潘 翔宇" w:date="2019-11-29T17:15:00Z">
            <w:trPr>
              <w:trHeight w:val="87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4" w:type="pct"/>
            <w:tcBorders>
              <w:top w:val="nil"/>
              <w:bottom w:val="single" w:sz="6" w:space="0" w:color="auto"/>
              <w:right w:val="nil"/>
            </w:tcBorders>
            <w:vAlign w:val="center"/>
            <w:tcPrChange w:id="316" w:author="潘 翔宇" w:date="2019-11-29T17:15:00Z">
              <w:tcPr>
                <w:tcW w:w="642" w:type="pct"/>
                <w:tcBorders>
                  <w:top w:val="nil"/>
                  <w:bottom w:val="single" w:sz="6" w:space="0" w:color="000000"/>
                  <w:right w:val="nil"/>
                </w:tcBorders>
                <w:vAlign w:val="center"/>
              </w:tcPr>
            </w:tcPrChange>
          </w:tcPr>
          <w:p w14:paraId="266E8811" w14:textId="77777777" w:rsidR="003D3B9A" w:rsidRPr="00B15107" w:rsidRDefault="003D3B9A" w:rsidP="008C510F">
            <w:pPr>
              <w:jc w:val="center"/>
              <w:rPr>
                <w:rFonts w:ascii="Times New Roman" w:eastAsia="等线" w:hAnsi="Times New Roman" w:cs="Times New Roman"/>
                <w:sz w:val="20"/>
                <w:szCs w:val="20"/>
                <w:rPrChange w:id="317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sz w:val="20"/>
                <w:szCs w:val="20"/>
                <w:rPrChange w:id="318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  <w:t>7</w:t>
            </w:r>
          </w:p>
        </w:tc>
        <w:tc>
          <w:tcPr>
            <w:tcW w:w="1905" w:type="pct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  <w:tcPrChange w:id="319" w:author="潘 翔宇" w:date="2019-11-29T17:15:00Z">
              <w:tcPr>
                <w:tcW w:w="1820" w:type="pct"/>
                <w:tcBorders>
                  <w:top w:val="nil"/>
                  <w:left w:val="nil"/>
                  <w:bottom w:val="single" w:sz="6" w:space="0" w:color="000000"/>
                  <w:right w:val="nil"/>
                </w:tcBorders>
                <w:vAlign w:val="center"/>
              </w:tcPr>
            </w:tcPrChange>
          </w:tcPr>
          <w:p w14:paraId="7966B0CA" w14:textId="77777777" w:rsidR="003D3B9A" w:rsidRPr="00B15107" w:rsidRDefault="003D3B9A" w:rsidP="008C51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0"/>
                <w:szCs w:val="20"/>
                <w:rPrChange w:id="320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sz w:val="20"/>
                <w:szCs w:val="20"/>
                <w:rPrChange w:id="321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  <w:t>ED (1), GED (1)</w:t>
            </w:r>
          </w:p>
        </w:tc>
        <w:tc>
          <w:tcPr>
            <w:tcW w:w="1376" w:type="pct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  <w:tcPrChange w:id="322" w:author="潘 翔宇" w:date="2019-11-29T17:15:00Z">
              <w:tcPr>
                <w:tcW w:w="1415" w:type="pct"/>
                <w:tcBorders>
                  <w:top w:val="nil"/>
                  <w:left w:val="nil"/>
                  <w:bottom w:val="single" w:sz="6" w:space="0" w:color="000000"/>
                  <w:right w:val="nil"/>
                </w:tcBorders>
                <w:vAlign w:val="center"/>
              </w:tcPr>
            </w:tcPrChange>
          </w:tcPr>
          <w:p w14:paraId="7399338F" w14:textId="77777777" w:rsidR="003D3B9A" w:rsidRPr="00B15107" w:rsidRDefault="003D3B9A" w:rsidP="008C51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0"/>
                <w:szCs w:val="20"/>
                <w:rPrChange w:id="323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sz w:val="20"/>
                <w:szCs w:val="20"/>
                <w:rPrChange w:id="324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  <w:t>11.1</w:t>
            </w:r>
          </w:p>
        </w:tc>
        <w:tc>
          <w:tcPr>
            <w:tcW w:w="1092" w:type="pct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  <w:tcPrChange w:id="325" w:author="潘 翔宇" w:date="2019-11-29T17:15:00Z">
              <w:tcPr>
                <w:tcW w:w="1123" w:type="pct"/>
                <w:tcBorders>
                  <w:top w:val="nil"/>
                  <w:left w:val="nil"/>
                  <w:bottom w:val="single" w:sz="6" w:space="0" w:color="000000"/>
                  <w:right w:val="nil"/>
                </w:tcBorders>
                <w:vAlign w:val="center"/>
              </w:tcPr>
            </w:tcPrChange>
          </w:tcPr>
          <w:p w14:paraId="575BF0A8" w14:textId="77777777" w:rsidR="003D3B9A" w:rsidRPr="00B15107" w:rsidRDefault="003D3B9A" w:rsidP="008C51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0"/>
                <w:szCs w:val="20"/>
                <w:rPrChange w:id="326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</w:pPr>
            <w:r w:rsidRPr="00B15107">
              <w:rPr>
                <w:rFonts w:ascii="Times New Roman" w:eastAsia="等线" w:hAnsi="Times New Roman" w:cs="Times New Roman"/>
                <w:sz w:val="20"/>
                <w:szCs w:val="20"/>
                <w:rPrChange w:id="327" w:author="user" w:date="2019-11-28T18:25:00Z">
                  <w:rPr>
                    <w:rFonts w:ascii="等线" w:eastAsia="等线" w:hAnsi="等线" w:cs="Times New Roman"/>
                    <w:sz w:val="20"/>
                    <w:szCs w:val="20"/>
                  </w:rPr>
                </w:rPrChange>
              </w:rPr>
              <w:t>NR</w:t>
            </w:r>
          </w:p>
        </w:tc>
      </w:tr>
    </w:tbl>
    <w:p w14:paraId="23A0E1EE" w14:textId="797852E5" w:rsidR="003D3B9A" w:rsidRPr="00B15107" w:rsidRDefault="003D3B9A" w:rsidP="003D3B9A">
      <w:pPr>
        <w:spacing w:line="480" w:lineRule="auto"/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328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</w:pPr>
      <w:r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329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 xml:space="preserve">Supplemental Table 2. Primary </w:t>
      </w:r>
      <w:del w:id="330" w:author="user" w:date="2019-11-28T18:16:00Z">
        <w:r w:rsidRPr="00B15107" w:rsidDel="002D1C65">
          <w:rPr>
            <w:rFonts w:ascii="Times New Roman" w:eastAsia="等线" w:hAnsi="Times New Roman" w:cs="Times New Roman"/>
            <w:b/>
            <w:bCs/>
            <w:noProof/>
            <w:color w:val="000000" w:themeColor="text1"/>
            <w:rPrChange w:id="331" w:author="user" w:date="2019-11-28T18:25:00Z">
              <w:rPr>
                <w:rFonts w:ascii="等线" w:eastAsia="等线" w:hAnsi="等线"/>
                <w:b/>
                <w:bCs/>
                <w:noProof/>
                <w:color w:val="000000" w:themeColor="text1"/>
              </w:rPr>
            </w:rPrChange>
          </w:rPr>
          <w:delText xml:space="preserve">chemotherapy </w:delText>
        </w:r>
      </w:del>
      <w:ins w:id="332" w:author="user" w:date="2019-11-28T18:16:00Z">
        <w:r w:rsidR="002D1C65" w:rsidRPr="00B15107">
          <w:rPr>
            <w:rFonts w:ascii="Times New Roman" w:eastAsia="等线" w:hAnsi="Times New Roman" w:cs="Times New Roman"/>
            <w:b/>
            <w:bCs/>
            <w:noProof/>
            <w:color w:val="000000" w:themeColor="text1"/>
            <w:rPrChange w:id="333" w:author="user" w:date="2019-11-28T18:25:00Z">
              <w:rPr>
                <w:rFonts w:ascii="等线" w:eastAsia="等线" w:hAnsi="等线"/>
                <w:b/>
                <w:bCs/>
                <w:noProof/>
                <w:color w:val="000000" w:themeColor="text1"/>
              </w:rPr>
            </w:rPrChange>
          </w:rPr>
          <w:t xml:space="preserve">chemotherapies </w:t>
        </w:r>
      </w:ins>
      <w:r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334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 xml:space="preserve">and outcomes of </w:t>
      </w:r>
      <w:del w:id="335" w:author="user" w:date="2019-11-28T18:16:00Z">
        <w:r w:rsidRPr="00B15107" w:rsidDel="002D1C65">
          <w:rPr>
            <w:rFonts w:ascii="Times New Roman" w:eastAsia="等线" w:hAnsi="Times New Roman" w:cs="Times New Roman"/>
            <w:b/>
            <w:bCs/>
            <w:noProof/>
            <w:color w:val="000000" w:themeColor="text1"/>
            <w:rPrChange w:id="336" w:author="user" w:date="2019-11-28T18:25:00Z">
              <w:rPr>
                <w:rFonts w:ascii="等线" w:eastAsia="等线" w:hAnsi="等线"/>
                <w:b/>
                <w:bCs/>
                <w:noProof/>
                <w:color w:val="000000" w:themeColor="text1"/>
              </w:rPr>
            </w:rPrChange>
          </w:rPr>
          <w:delText xml:space="preserve">7 </w:delText>
        </w:r>
      </w:del>
      <w:ins w:id="337" w:author="user" w:date="2019-11-28T18:16:00Z">
        <w:r w:rsidR="002D1C65" w:rsidRPr="00B15107">
          <w:rPr>
            <w:rFonts w:ascii="Times New Roman" w:eastAsia="等线" w:hAnsi="Times New Roman" w:cs="Times New Roman"/>
            <w:b/>
            <w:bCs/>
            <w:noProof/>
            <w:color w:val="000000" w:themeColor="text1"/>
            <w:rPrChange w:id="338" w:author="user" w:date="2019-11-28T18:25:00Z">
              <w:rPr>
                <w:rFonts w:ascii="等线" w:eastAsia="等线" w:hAnsi="等线"/>
                <w:b/>
                <w:bCs/>
                <w:noProof/>
                <w:color w:val="000000" w:themeColor="text1"/>
              </w:rPr>
            </w:rPrChange>
          </w:rPr>
          <w:t xml:space="preserve">seven </w:t>
        </w:r>
      </w:ins>
      <w:r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339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>r/r EBV-HLH patients.</w:t>
      </w:r>
    </w:p>
    <w:p w14:paraId="64AA9EF0" w14:textId="4D030B68" w:rsidR="00E67AF3" w:rsidRPr="00B15107" w:rsidRDefault="00E67AF3" w:rsidP="00E67AF3">
      <w:pPr>
        <w:spacing w:beforeLines="50" w:before="156" w:afterLines="50" w:after="156"/>
        <w:rPr>
          <w:rFonts w:ascii="Times New Roman" w:hAnsi="Times New Roman" w:cs="Times New Roman"/>
          <w:color w:val="000000" w:themeColor="text1"/>
          <w:rPrChange w:id="340" w:author="user" w:date="2019-11-28T18:25:00Z">
            <w:rPr>
              <w:color w:val="000000" w:themeColor="text1"/>
            </w:rPr>
          </w:rPrChange>
        </w:rPr>
      </w:pPr>
      <w:proofErr w:type="spellStart"/>
      <w:r w:rsidRPr="00B15107">
        <w:rPr>
          <w:rFonts w:ascii="Times New Roman" w:hAnsi="Times New Roman" w:cs="Times New Roman"/>
          <w:color w:val="000000" w:themeColor="text1"/>
          <w:rPrChange w:id="341" w:author="user" w:date="2019-11-28T18:25:00Z">
            <w:rPr>
              <w:color w:val="000000" w:themeColor="text1"/>
            </w:rPr>
          </w:rPrChange>
        </w:rPr>
        <w:t>Abbr</w:t>
      </w:r>
      <w:proofErr w:type="spellEnd"/>
      <w:r w:rsidRPr="00B15107">
        <w:rPr>
          <w:rFonts w:ascii="Times New Roman" w:hAnsi="Times New Roman" w:cs="Times New Roman"/>
          <w:color w:val="000000" w:themeColor="text1"/>
          <w:rPrChange w:id="342" w:author="user" w:date="2019-11-28T18:25:00Z">
            <w:rPr>
              <w:color w:val="000000" w:themeColor="text1"/>
            </w:rPr>
          </w:rPrChange>
        </w:rPr>
        <w:t xml:space="preserve">: ED, Etoposide + Dexamethasone; GED, Gemcitabine + Etoposide + Dexamethasone; </w:t>
      </w:r>
      <w:proofErr w:type="spellStart"/>
      <w:r w:rsidRPr="00B15107">
        <w:rPr>
          <w:rFonts w:ascii="Times New Roman" w:hAnsi="Times New Roman" w:cs="Times New Roman"/>
          <w:color w:val="000000" w:themeColor="text1"/>
          <w:rPrChange w:id="343" w:author="user" w:date="2019-11-28T18:25:00Z">
            <w:rPr>
              <w:color w:val="000000" w:themeColor="text1"/>
            </w:rPr>
          </w:rPrChange>
        </w:rPr>
        <w:t>CsA</w:t>
      </w:r>
      <w:proofErr w:type="spellEnd"/>
      <w:r w:rsidRPr="00B15107">
        <w:rPr>
          <w:rFonts w:ascii="Times New Roman" w:hAnsi="Times New Roman" w:cs="Times New Roman"/>
          <w:color w:val="000000" w:themeColor="text1"/>
          <w:rPrChange w:id="344" w:author="user" w:date="2019-11-28T18:25:00Z">
            <w:rPr>
              <w:color w:val="000000" w:themeColor="text1"/>
            </w:rPr>
          </w:rPrChange>
        </w:rPr>
        <w:t>, Cyclosporin A; L-Asp, L-Asparaginase; PR, partial response; NR, no response.</w:t>
      </w:r>
    </w:p>
    <w:p w14:paraId="6E081B3C" w14:textId="5A11C8CB" w:rsidR="003D3B9A" w:rsidDel="00BB3DB0" w:rsidRDefault="003D3B9A" w:rsidP="003D3B9A">
      <w:pPr>
        <w:widowControl/>
        <w:jc w:val="left"/>
        <w:rPr>
          <w:del w:id="345" w:author="潘 翔宇" w:date="2019-11-29T14:26:00Z"/>
          <w:rFonts w:ascii="Times New Roman" w:eastAsia="等线" w:hAnsi="Times New Roman" w:cs="Times New Roman"/>
        </w:rPr>
      </w:pPr>
    </w:p>
    <w:p w14:paraId="7750EEDB" w14:textId="77777777" w:rsidR="00BB3DB0" w:rsidRPr="00B15107" w:rsidRDefault="00BB3DB0" w:rsidP="003D3B9A">
      <w:pPr>
        <w:widowControl/>
        <w:jc w:val="left"/>
        <w:rPr>
          <w:ins w:id="346" w:author="潘 翔宇" w:date="2019-11-29T14:26:00Z"/>
          <w:rFonts w:ascii="Times New Roman" w:eastAsia="等线" w:hAnsi="Times New Roman" w:cs="Times New Roman"/>
          <w:rPrChange w:id="347" w:author="user" w:date="2019-11-28T18:25:00Z">
            <w:rPr>
              <w:ins w:id="348" w:author="潘 翔宇" w:date="2019-11-29T14:26:00Z"/>
              <w:rFonts w:ascii="等线" w:eastAsia="等线" w:hAnsi="等线" w:cs="Times New Roman"/>
            </w:rPr>
          </w:rPrChange>
        </w:rPr>
      </w:pPr>
    </w:p>
    <w:p w14:paraId="5197AD69" w14:textId="77777777" w:rsidR="00BB3DB0" w:rsidRDefault="00BB3DB0" w:rsidP="0005134E">
      <w:pPr>
        <w:widowControl/>
        <w:ind w:leftChars="-135" w:left="-283"/>
        <w:jc w:val="left"/>
        <w:rPr>
          <w:ins w:id="349" w:author="潘 翔宇" w:date="2019-11-29T14:27:00Z"/>
          <w:rFonts w:ascii="Times New Roman" w:eastAsia="等线" w:hAnsi="Times New Roman" w:cs="Times New Roman"/>
        </w:rPr>
        <w:sectPr w:rsidR="00BB3DB0" w:rsidSect="00B1650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  <w:pPrChange w:id="350" w:author="潘 翔宇" w:date="2019-11-29T17:08:00Z">
          <w:pPr>
            <w:widowControl/>
            <w:jc w:val="left"/>
          </w:pPr>
        </w:pPrChange>
      </w:pPr>
    </w:p>
    <w:p w14:paraId="4809BA58" w14:textId="673FE988" w:rsidR="00BB3DB0" w:rsidRPr="00B15107" w:rsidDel="00BB3DB0" w:rsidRDefault="00BB3DB0" w:rsidP="003D3B9A">
      <w:pPr>
        <w:widowControl/>
        <w:jc w:val="left"/>
        <w:rPr>
          <w:del w:id="351" w:author="潘 翔宇" w:date="2019-11-29T14:26:00Z"/>
          <w:rFonts w:ascii="Times New Roman" w:eastAsia="等线" w:hAnsi="Times New Roman" w:cs="Times New Roman" w:hint="eastAsia"/>
          <w:rPrChange w:id="352" w:author="user" w:date="2019-11-28T18:25:00Z">
            <w:rPr>
              <w:del w:id="353" w:author="潘 翔宇" w:date="2019-11-29T14:26:00Z"/>
              <w:rFonts w:ascii="等线" w:eastAsia="等线" w:hAnsi="等线" w:cs="Times New Roman"/>
            </w:rPr>
          </w:rPrChange>
        </w:rPr>
        <w:sectPr w:rsidR="00BB3DB0" w:rsidRPr="00B15107" w:rsidDel="00BB3DB0" w:rsidSect="00BB3DB0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  <w:sectPrChange w:id="354" w:author="潘 翔宇" w:date="2019-11-29T14:27:00Z">
            <w:sectPr w:rsidR="00BB3DB0" w:rsidRPr="00B15107" w:rsidDel="00BB3DB0" w:rsidSect="00BB3DB0">
              <w:pgSz w:w="11906" w:h="16838" w:orient="portrait"/>
              <w:pgMar w:top="1440" w:right="1800" w:bottom="1440" w:left="1800" w:header="851" w:footer="992" w:gutter="0"/>
            </w:sectPr>
          </w:sectPrChange>
        </w:sectPr>
      </w:pPr>
    </w:p>
    <w:tbl>
      <w:tblPr>
        <w:tblStyle w:val="2-3"/>
        <w:tblW w:w="4976" w:type="pct"/>
        <w:tblLayout w:type="fixed"/>
        <w:tblLook w:val="04A0" w:firstRow="1" w:lastRow="0" w:firstColumn="1" w:lastColumn="0" w:noHBand="0" w:noVBand="1"/>
        <w:tblPrChange w:id="355" w:author="潘 翔宇" w:date="2019-11-29T17:14:00Z">
          <w:tblPr>
            <w:tblStyle w:val="2-3"/>
            <w:tblW w:w="5000" w:type="pct"/>
            <w:tblLayout w:type="fixed"/>
            <w:tblLook w:val="04A0" w:firstRow="1" w:lastRow="0" w:firstColumn="1" w:lastColumn="0" w:noHBand="0" w:noVBand="1"/>
          </w:tblPr>
        </w:tblPrChange>
      </w:tblPr>
      <w:tblGrid>
        <w:gridCol w:w="951"/>
        <w:gridCol w:w="3684"/>
        <w:gridCol w:w="2453"/>
        <w:gridCol w:w="2839"/>
        <w:gridCol w:w="17"/>
        <w:gridCol w:w="1720"/>
        <w:gridCol w:w="1097"/>
        <w:gridCol w:w="1097"/>
        <w:gridCol w:w="33"/>
        <w:tblGridChange w:id="356">
          <w:tblGrid>
            <w:gridCol w:w="950"/>
            <w:gridCol w:w="1"/>
            <w:gridCol w:w="3684"/>
            <w:gridCol w:w="2311"/>
            <w:gridCol w:w="142"/>
            <w:gridCol w:w="2839"/>
            <w:gridCol w:w="17"/>
            <w:gridCol w:w="1720"/>
            <w:gridCol w:w="1097"/>
            <w:gridCol w:w="1097"/>
            <w:gridCol w:w="100"/>
          </w:tblGrid>
        </w:tblGridChange>
      </w:tblGrid>
      <w:tr w:rsidR="003D3B9A" w:rsidRPr="00B15107" w14:paraId="15F6D13A" w14:textId="77777777" w:rsidTr="005C1FA3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2" w:type="pct"/>
          <w:trPrChange w:id="357" w:author="潘 翔宇" w:date="2019-11-29T17:14:00Z">
            <w:trPr>
              <w:gridAfter w:val="1"/>
              <w:wAfter w:w="36" w:type="pct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auto"/>
            </w:tcBorders>
            <w:vAlign w:val="center"/>
            <w:tcPrChange w:id="358" w:author="潘 翔宇" w:date="2019-11-29T17:14:00Z">
              <w:tcPr>
                <w:tcW w:w="340" w:type="pct"/>
                <w:vMerge w:val="restart"/>
                <w:tcBorders>
                  <w:top w:val="single" w:sz="6" w:space="0" w:color="000000"/>
                </w:tcBorders>
                <w:vAlign w:val="center"/>
              </w:tcPr>
            </w:tcPrChange>
          </w:tcPr>
          <w:p w14:paraId="383E8B06" w14:textId="77777777" w:rsidR="003D3B9A" w:rsidRPr="00B15107" w:rsidRDefault="003D3B9A" w:rsidP="005C1FA3">
            <w:pPr>
              <w:jc w:val="center"/>
  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i/>
                <w:sz w:val="21"/>
                <w:szCs w:val="21"/>
                <w:rPrChange w:id="359" w:author="user" w:date="2019-11-28T18:25:00Z">
                  <w:rPr>
                    <w:rFonts w:ascii="等线" w:eastAsia="等线" w:hAnsi="等线" w:cs="Arial"/>
                    <w:i/>
                    <w:sz w:val="21"/>
                    <w:szCs w:val="21"/>
                  </w:rPr>
                </w:rPrChange>
              </w:rPr>
              <w:pPrChange w:id="360" w:author="潘 翔宇" w:date="2019-11-29T17:14:00Z">
                <w:pPr>
                  <w:jc w:val="center"/>
      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    </w:pPr>
              </w:pPrChange>
            </w:pPr>
            <w:bookmarkStart w:id="361" w:name="OLE_LINK1"/>
            <w:bookmarkStart w:id="362" w:name="OLE_LINK2"/>
            <w:bookmarkStart w:id="363" w:name="OLE_LINK3"/>
            <w:bookmarkStart w:id="364" w:name="OLE_LINK4"/>
            <w:bookmarkStart w:id="365" w:name="OLE_LINK5"/>
            <w:bookmarkStart w:id="366" w:name="OLE_LINK12"/>
            <w:r w:rsidRPr="00B15107">
              <w:rPr>
                <w:rFonts w:ascii="Times New Roman" w:eastAsia="等线" w:hAnsi="Times New Roman" w:cs="Times New Roman"/>
                <w:i/>
                <w:szCs w:val="21"/>
                <w:rPrChange w:id="367" w:author="user" w:date="2019-11-28T18:25:00Z">
                  <w:rPr>
                    <w:rFonts w:ascii="等线" w:eastAsia="等线" w:hAnsi="等线" w:cs="Arial"/>
                    <w:i/>
                    <w:szCs w:val="21"/>
                  </w:rPr>
                </w:rPrChange>
              </w:rPr>
              <w:t>Case</w:t>
            </w:r>
          </w:p>
        </w:tc>
        <w:tc>
          <w:tcPr>
            <w:tcW w:w="3856" w:type="pct"/>
            <w:gridSpan w:val="5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</w:tcBorders>
            <w:vAlign w:val="center"/>
            <w:tcPrChange w:id="368" w:author="潘 翔宇" w:date="2019-11-29T17:14:00Z">
              <w:tcPr>
                <w:tcW w:w="3838" w:type="pct"/>
                <w:gridSpan w:val="7"/>
                <w:tcBorders>
                  <w:top w:val="single" w:sz="6" w:space="0" w:color="000000"/>
                  <w:bottom w:val="single" w:sz="6" w:space="0" w:color="000000"/>
                </w:tcBorders>
                <w:vAlign w:val="center"/>
              </w:tcPr>
            </w:tcPrChange>
          </w:tcPr>
          <w:p w14:paraId="526842D7" w14:textId="77777777" w:rsidR="003D3B9A" w:rsidRPr="00B15107" w:rsidRDefault="003D3B9A" w:rsidP="005C1F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b w:val="0"/>
                <w:bCs w:val="0"/>
                <w:i/>
                <w:sz w:val="21"/>
                <w:szCs w:val="21"/>
                <w:rPrChange w:id="369" w:author="user" w:date="2019-11-28T18:25:00Z">
                  <w:rPr>
                    <w:rFonts w:ascii="等线" w:eastAsia="等线" w:hAnsi="等线" w:cs="Arial"/>
                    <w:b w:val="0"/>
                    <w:bCs w:val="0"/>
                    <w:i/>
                    <w:sz w:val="21"/>
                    <w:szCs w:val="21"/>
                  </w:rPr>
                </w:rPrChange>
              </w:rPr>
              <w:pPrChange w:id="370" w:author="潘 翔宇" w:date="2019-11-29T17:14:00Z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r w:rsidRPr="00B15107">
              <w:rPr>
                <w:rFonts w:ascii="Times New Roman" w:eastAsia="等线" w:hAnsi="Times New Roman" w:cs="Times New Roman"/>
                <w:i/>
                <w:szCs w:val="21"/>
                <w:rPrChange w:id="371" w:author="user" w:date="2019-11-28T18:25:00Z">
                  <w:rPr>
                    <w:rFonts w:ascii="等线" w:eastAsia="等线" w:hAnsi="等线" w:cs="Arial"/>
                    <w:i/>
                    <w:szCs w:val="21"/>
                  </w:rPr>
                </w:rPrChange>
              </w:rPr>
              <w:t>Nivolumab Treatment</w:t>
            </w:r>
          </w:p>
        </w:tc>
        <w:tc>
          <w:tcPr>
            <w:tcW w:w="790" w:type="pct"/>
            <w:gridSpan w:val="2"/>
            <w:tcBorders>
              <w:top w:val="single" w:sz="6" w:space="0" w:color="000000"/>
              <w:left w:val="single" w:sz="6" w:space="0" w:color="auto"/>
              <w:bottom w:val="single" w:sz="6" w:space="0" w:color="auto"/>
            </w:tcBorders>
            <w:vAlign w:val="center"/>
            <w:tcPrChange w:id="372" w:author="潘 翔宇" w:date="2019-11-29T17:14:00Z">
              <w:tcPr>
                <w:tcW w:w="786" w:type="pct"/>
                <w:gridSpan w:val="2"/>
                <w:tcBorders>
                  <w:top w:val="single" w:sz="6" w:space="0" w:color="000000"/>
                  <w:bottom w:val="single" w:sz="6" w:space="0" w:color="auto"/>
                </w:tcBorders>
                <w:vAlign w:val="center"/>
              </w:tcPr>
            </w:tcPrChange>
          </w:tcPr>
          <w:p w14:paraId="04D90DE6" w14:textId="77777777" w:rsidR="003D3B9A" w:rsidRPr="00B15107" w:rsidRDefault="003D3B9A" w:rsidP="005C1F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i/>
                <w:sz w:val="21"/>
                <w:szCs w:val="21"/>
                <w:rPrChange w:id="373" w:author="user" w:date="2019-11-28T18:25:00Z">
                  <w:rPr>
                    <w:rFonts w:ascii="等线" w:eastAsia="等线" w:hAnsi="等线" w:cs="Arial"/>
                    <w:i/>
                    <w:sz w:val="21"/>
                    <w:szCs w:val="21"/>
                  </w:rPr>
                </w:rPrChange>
              </w:rPr>
              <w:pPrChange w:id="374" w:author="潘 翔宇" w:date="2019-11-29T17:14:00Z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r w:rsidRPr="00B15107">
              <w:rPr>
                <w:rFonts w:ascii="Times New Roman" w:eastAsia="等线" w:hAnsi="Times New Roman" w:cs="Times New Roman"/>
                <w:i/>
                <w:szCs w:val="21"/>
                <w:rPrChange w:id="375" w:author="user" w:date="2019-11-28T18:25:00Z">
                  <w:rPr>
                    <w:rFonts w:ascii="等线" w:eastAsia="等线" w:hAnsi="等线" w:cs="Arial"/>
                    <w:i/>
                    <w:szCs w:val="21"/>
                  </w:rPr>
                </w:rPrChange>
              </w:rPr>
              <w:t>Outcomes</w:t>
            </w:r>
          </w:p>
        </w:tc>
      </w:tr>
      <w:tr w:rsidR="005C1FA3" w:rsidRPr="00B15107" w14:paraId="0B30CE5E" w14:textId="77777777" w:rsidTr="005C1FA3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2" w:type="pct"/>
          <w:trHeight w:val="71"/>
          <w:trPrChange w:id="376" w:author="潘 翔宇" w:date="2019-11-29T17:14:00Z">
            <w:trPr>
              <w:gridAfter w:val="1"/>
              <w:wAfter w:w="36" w:type="pct"/>
              <w:trHeight w:val="71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" w:type="pct"/>
            <w:vMerge/>
            <w:tcBorders>
              <w:bottom w:val="single" w:sz="6" w:space="0" w:color="000000"/>
              <w:right w:val="single" w:sz="6" w:space="0" w:color="auto"/>
            </w:tcBorders>
            <w:vAlign w:val="center"/>
            <w:tcPrChange w:id="377" w:author="潘 翔宇" w:date="2019-11-29T17:14:00Z">
              <w:tcPr>
                <w:tcW w:w="340" w:type="pct"/>
                <w:vMerge/>
                <w:tcBorders>
                  <w:right w:val="single" w:sz="6" w:space="0" w:color="auto"/>
                </w:tcBorders>
                <w:vAlign w:val="center"/>
              </w:tcPr>
            </w:tcPrChange>
          </w:tcPr>
          <w:p w14:paraId="38C5590A" w14:textId="77777777" w:rsidR="003D3B9A" w:rsidRPr="00B15107" w:rsidRDefault="003D3B9A" w:rsidP="005C1FA3">
            <w:pPr>
              <w:jc w:val="center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i/>
                <w:sz w:val="21"/>
                <w:szCs w:val="21"/>
                <w:rPrChange w:id="378" w:author="user" w:date="2019-11-28T18:25:00Z">
                  <w:rPr>
                    <w:rFonts w:ascii="等线" w:eastAsia="等线" w:hAnsi="等线" w:cs="Arial"/>
                    <w:i/>
                    <w:sz w:val="21"/>
                    <w:szCs w:val="21"/>
                  </w:rPr>
                </w:rPrChange>
              </w:rPr>
              <w:pPrChange w:id="379" w:author="潘 翔宇" w:date="2019-11-29T17:14:00Z">
                <w:pPr>
                  <w:jc w:val="center"/>
    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  </w:pPr>
              </w:pPrChange>
            </w:pPr>
          </w:p>
        </w:tc>
        <w:tc>
          <w:tcPr>
            <w:tcW w:w="2209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000000"/>
              <w:right w:val="single" w:sz="6" w:space="0" w:color="auto"/>
            </w:tcBorders>
            <w:vAlign w:val="center"/>
            <w:tcPrChange w:id="380" w:author="潘 翔宇" w:date="2019-11-29T17:14:00Z">
              <w:tcPr>
                <w:tcW w:w="2148" w:type="pct"/>
                <w:gridSpan w:val="3"/>
                <w:tcBorders>
                  <w:top w:val="single" w:sz="6" w:space="0" w:color="auto"/>
                  <w:left w:val="single" w:sz="6" w:space="0" w:color="auto"/>
                  <w:bottom w:val="single" w:sz="6" w:space="0" w:color="000000"/>
                  <w:right w:val="single" w:sz="6" w:space="0" w:color="auto"/>
                </w:tcBorders>
                <w:vAlign w:val="center"/>
              </w:tcPr>
            </w:tcPrChange>
          </w:tcPr>
          <w:p w14:paraId="05F5AC9A" w14:textId="5C168C47" w:rsidR="003D3B9A" w:rsidRPr="00B15107" w:rsidRDefault="005C1FA3" w:rsidP="005C1F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b/>
                <w:i/>
                <w:sz w:val="21"/>
                <w:szCs w:val="21"/>
                <w:rPrChange w:id="381" w:author="user" w:date="2019-11-28T18:25:00Z">
                  <w:rPr>
                    <w:rFonts w:ascii="等线" w:eastAsia="等线" w:hAnsi="等线" w:cs="Arial"/>
                    <w:b/>
                    <w:i/>
                    <w:sz w:val="21"/>
                    <w:szCs w:val="21"/>
                  </w:rPr>
                </w:rPrChange>
              </w:rPr>
              <w:pPrChange w:id="382" w:author="潘 翔宇" w:date="2019-11-29T17:14:00Z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ins w:id="383" w:author="潘 翔宇" w:date="2019-11-29T17:14:00Z">
              <w:r>
                <w:rPr>
                  <w:rFonts w:ascii="Times New Roman" w:eastAsia="等线" w:hAnsi="Times New Roman" w:cs="Times New Roman"/>
                  <w:b/>
                  <w:i/>
                  <w:szCs w:val="21"/>
                </w:rPr>
                <w:t xml:space="preserve">      </w:t>
              </w:r>
            </w:ins>
            <w:r w:rsidR="003D3B9A" w:rsidRPr="00B15107">
              <w:rPr>
                <w:rFonts w:ascii="Times New Roman" w:eastAsia="等线" w:hAnsi="Times New Roman" w:cs="Times New Roman"/>
                <w:b/>
                <w:i/>
                <w:szCs w:val="21"/>
                <w:rPrChange w:id="384" w:author="user" w:date="2019-11-28T18:25:00Z">
                  <w:rPr>
                    <w:rFonts w:ascii="等线" w:eastAsia="等线" w:hAnsi="等线" w:cs="Arial"/>
                    <w:b/>
                    <w:i/>
                    <w:szCs w:val="21"/>
                  </w:rPr>
                </w:rPrChange>
              </w:rPr>
              <w:t>Induction</w:t>
            </w:r>
          </w:p>
        </w:tc>
        <w:tc>
          <w:tcPr>
            <w:tcW w:w="1647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000000"/>
              <w:right w:val="single" w:sz="6" w:space="0" w:color="auto"/>
            </w:tcBorders>
            <w:vAlign w:val="center"/>
            <w:tcPrChange w:id="385" w:author="潘 翔宇" w:date="2019-11-29T17:14:00Z">
              <w:tcPr>
                <w:tcW w:w="1690" w:type="pct"/>
                <w:gridSpan w:val="4"/>
                <w:tcBorders>
                  <w:top w:val="single" w:sz="6" w:space="0" w:color="auto"/>
                  <w:left w:val="single" w:sz="6" w:space="0" w:color="auto"/>
                  <w:bottom w:val="single" w:sz="6" w:space="0" w:color="000000"/>
                  <w:right w:val="single" w:sz="6" w:space="0" w:color="auto"/>
                </w:tcBorders>
                <w:vAlign w:val="center"/>
              </w:tcPr>
            </w:tcPrChange>
          </w:tcPr>
          <w:p w14:paraId="3CEB4CDD" w14:textId="01B260E9" w:rsidR="003D3B9A" w:rsidRPr="00B15107" w:rsidRDefault="005C1FA3" w:rsidP="005C1FA3">
            <w:pPr>
              <w:ind w:rightChars="-140" w:right="-29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i/>
                <w:sz w:val="21"/>
                <w:szCs w:val="21"/>
                <w:rPrChange w:id="386" w:author="user" w:date="2019-11-28T18:25:00Z">
                  <w:rPr>
                    <w:rFonts w:ascii="等线" w:eastAsia="等线" w:hAnsi="等线" w:cs="Arial"/>
                    <w:i/>
                    <w:sz w:val="21"/>
                    <w:szCs w:val="21"/>
                  </w:rPr>
                </w:rPrChange>
              </w:rPr>
              <w:pPrChange w:id="387" w:author="潘 翔宇" w:date="2019-11-29T17:14:00Z">
                <w:pPr>
                  <w:ind w:rightChars="-140" w:right="-294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ins w:id="388" w:author="潘 翔宇" w:date="2019-11-29T17:14:00Z">
              <w:r>
                <w:rPr>
                  <w:rFonts w:ascii="Times New Roman" w:eastAsia="等线" w:hAnsi="Times New Roman" w:cs="Times New Roman"/>
                  <w:b/>
                  <w:i/>
                  <w:szCs w:val="21"/>
                </w:rPr>
                <w:t xml:space="preserve">    </w:t>
              </w:r>
            </w:ins>
            <w:r w:rsidR="003D3B9A" w:rsidRPr="00B15107">
              <w:rPr>
                <w:rFonts w:ascii="Times New Roman" w:eastAsia="等线" w:hAnsi="Times New Roman" w:cs="Times New Roman"/>
                <w:b/>
                <w:i/>
                <w:szCs w:val="21"/>
                <w:rPrChange w:id="389" w:author="user" w:date="2019-11-28T18:25:00Z">
                  <w:rPr>
                    <w:rFonts w:ascii="等线" w:eastAsia="等线" w:hAnsi="等线" w:cs="Arial"/>
                    <w:b/>
                    <w:i/>
                    <w:szCs w:val="21"/>
                  </w:rPr>
                </w:rPrChange>
              </w:rPr>
              <w:t>Maintenance</w:t>
            </w:r>
          </w:p>
        </w:tc>
        <w:tc>
          <w:tcPr>
            <w:tcW w:w="395" w:type="pct"/>
            <w:vMerge w:val="restar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tcPrChange w:id="390" w:author="潘 翔宇" w:date="2019-11-29T17:14:00Z">
              <w:tcPr>
                <w:tcW w:w="393" w:type="pct"/>
                <w:vMerge w:val="restart"/>
                <w:tcBorders>
                  <w:top w:val="single" w:sz="6" w:space="0" w:color="auto"/>
                  <w:left w:val="single" w:sz="6" w:space="0" w:color="auto"/>
                  <w:bottom w:val="single" w:sz="4" w:space="0" w:color="auto"/>
                  <w:right w:val="nil"/>
                </w:tcBorders>
                <w:shd w:val="clear" w:color="auto" w:fill="FFFFFF" w:themeFill="background1"/>
                <w:vAlign w:val="center"/>
              </w:tcPr>
            </w:tcPrChange>
          </w:tcPr>
          <w:p w14:paraId="29F0879D" w14:textId="192B8AD1" w:rsidR="003D3B9A" w:rsidRPr="00B15107" w:rsidRDefault="003D3B9A" w:rsidP="005C1FA3">
            <w:pPr>
              <w:ind w:rightChars="-69" w:right="-14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b/>
                <w:bCs/>
                <w:i/>
                <w:sz w:val="21"/>
                <w:szCs w:val="21"/>
                <w:rPrChange w:id="391" w:author="user" w:date="2019-11-28T18:25:00Z">
                  <w:rPr>
                    <w:rFonts w:ascii="等线" w:eastAsia="等线" w:hAnsi="等线" w:cs="Arial"/>
                    <w:b/>
                    <w:bCs/>
                    <w:i/>
                    <w:sz w:val="21"/>
                    <w:szCs w:val="21"/>
                  </w:rPr>
                </w:rPrChange>
              </w:rPr>
              <w:pPrChange w:id="392" w:author="潘 翔宇" w:date="2019-11-29T17:14:00Z">
                <w:pPr>
                  <w:ind w:rightChars="-69" w:right="-145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r w:rsidRPr="00B15107">
              <w:rPr>
                <w:rFonts w:ascii="Times New Roman" w:eastAsia="等线" w:hAnsi="Times New Roman" w:cs="Times New Roman"/>
                <w:b/>
                <w:bCs/>
                <w:i/>
                <w:szCs w:val="21"/>
                <w:rPrChange w:id="393" w:author="user" w:date="2019-11-28T18:25:00Z">
                  <w:rPr>
                    <w:rFonts w:ascii="等线" w:eastAsia="等线" w:hAnsi="等线" w:cs="Arial"/>
                    <w:b/>
                    <w:bCs/>
                    <w:i/>
                    <w:szCs w:val="21"/>
                  </w:rPr>
                </w:rPrChange>
              </w:rPr>
              <w:t xml:space="preserve">Survival </w:t>
            </w:r>
            <w:r w:rsidR="005C1FA3">
              <w:rPr>
                <w:rFonts w:ascii="Times New Roman" w:eastAsia="等线" w:hAnsi="Times New Roman" w:cs="Times New Roman"/>
                <w:b/>
                <w:bCs/>
                <w:i/>
                <w:szCs w:val="21"/>
              </w:rPr>
              <w:t>(</w:t>
            </w:r>
            <w:r w:rsidRPr="00B15107">
              <w:rPr>
                <w:rFonts w:ascii="Times New Roman" w:eastAsia="等线" w:hAnsi="Times New Roman" w:cs="Times New Roman"/>
                <w:b/>
                <w:bCs/>
                <w:i/>
                <w:szCs w:val="21"/>
                <w:rPrChange w:id="394" w:author="user" w:date="2019-11-28T18:25:00Z">
                  <w:rPr>
                    <w:rFonts w:ascii="等线" w:eastAsia="等线" w:hAnsi="等线" w:cs="Arial"/>
                    <w:b/>
                    <w:bCs/>
                    <w:i/>
                    <w:szCs w:val="21"/>
                  </w:rPr>
                </w:rPrChange>
              </w:rPr>
              <w:t>mo</w:t>
            </w:r>
            <w:r w:rsidR="005C1FA3">
              <w:rPr>
                <w:rFonts w:ascii="Times New Roman" w:eastAsia="等线" w:hAnsi="Times New Roman" w:cs="Times New Roman"/>
                <w:b/>
                <w:bCs/>
                <w:i/>
                <w:szCs w:val="21"/>
              </w:rPr>
              <w:t>nt</w:t>
            </w:r>
            <w:r w:rsidR="005C1FA3">
              <w:rPr>
                <w:rFonts w:ascii="Times New Roman" w:eastAsia="等线" w:hAnsi="Times New Roman" w:cs="Times New Roman" w:hint="eastAsia"/>
                <w:b/>
                <w:bCs/>
                <w:i/>
                <w:szCs w:val="21"/>
              </w:rPr>
              <w:t>h</w:t>
            </w:r>
            <w:r w:rsidR="005C1FA3">
              <w:rPr>
                <w:rFonts w:ascii="Times New Roman" w:eastAsia="等线" w:hAnsi="Times New Roman" w:cs="Times New Roman"/>
                <w:b/>
                <w:bCs/>
                <w:i/>
                <w:szCs w:val="21"/>
              </w:rPr>
              <w:t>s)</w:t>
            </w:r>
          </w:p>
        </w:tc>
        <w:tc>
          <w:tcPr>
            <w:tcW w:w="395" w:type="pct"/>
            <w:vMerge w:val="restart"/>
            <w:tcBorders>
              <w:top w:val="single" w:sz="6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tcPrChange w:id="395" w:author="潘 翔宇" w:date="2019-11-29T17:14:00Z">
              <w:tcPr>
                <w:tcW w:w="393" w:type="pct"/>
                <w:vMerge w:val="restart"/>
                <w:tcBorders>
                  <w:top w:val="single" w:sz="6" w:space="0" w:color="auto"/>
                  <w:left w:val="nil"/>
                  <w:bottom w:val="single" w:sz="4" w:space="0" w:color="auto"/>
                  <w:right w:val="single" w:sz="6" w:space="0" w:color="auto"/>
                </w:tcBorders>
                <w:shd w:val="clear" w:color="auto" w:fill="auto"/>
                <w:vAlign w:val="center"/>
              </w:tcPr>
            </w:tcPrChange>
          </w:tcPr>
          <w:p w14:paraId="0B8F56E6" w14:textId="33F95A53" w:rsidR="003D3B9A" w:rsidRPr="00B15107" w:rsidRDefault="003D3B9A" w:rsidP="005C1F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b/>
                <w:bCs/>
                <w:i/>
                <w:sz w:val="21"/>
                <w:szCs w:val="21"/>
                <w:rPrChange w:id="396" w:author="user" w:date="2019-11-28T18:25:00Z">
                  <w:rPr>
                    <w:rFonts w:ascii="等线" w:eastAsia="等线" w:hAnsi="等线" w:cs="Arial"/>
                    <w:b/>
                    <w:bCs/>
                    <w:i/>
                    <w:sz w:val="21"/>
                    <w:szCs w:val="21"/>
                  </w:rPr>
                </w:rPrChange>
              </w:rPr>
              <w:pPrChange w:id="397" w:author="潘 翔宇" w:date="2019-11-29T17:14:00Z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r w:rsidRPr="00B15107">
              <w:rPr>
                <w:rFonts w:ascii="Times New Roman" w:eastAsia="等线" w:hAnsi="Times New Roman" w:cs="Times New Roman"/>
                <w:b/>
                <w:bCs/>
                <w:i/>
                <w:szCs w:val="21"/>
                <w:rPrChange w:id="398" w:author="user" w:date="2019-11-28T18:25:00Z">
                  <w:rPr>
                    <w:rFonts w:ascii="等线" w:eastAsia="等线" w:hAnsi="等线" w:cs="Arial"/>
                    <w:b/>
                    <w:bCs/>
                    <w:i/>
                    <w:szCs w:val="21"/>
                  </w:rPr>
                </w:rPrChange>
              </w:rPr>
              <w:t>RFS</w:t>
            </w:r>
          </w:p>
          <w:p w14:paraId="15056643" w14:textId="45A3198D" w:rsidR="003D3B9A" w:rsidRPr="00B15107" w:rsidRDefault="005C1FA3" w:rsidP="005C1FA3">
            <w:pPr>
              <w:ind w:rightChars="-64" w:right="-13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b/>
                <w:bCs/>
                <w:i/>
                <w:sz w:val="21"/>
                <w:szCs w:val="21"/>
                <w:rPrChange w:id="399" w:author="user" w:date="2019-11-28T18:25:00Z">
                  <w:rPr>
                    <w:rFonts w:ascii="等线" w:eastAsia="等线" w:hAnsi="等线" w:cs="Arial"/>
                    <w:b/>
                    <w:bCs/>
                    <w:i/>
                    <w:sz w:val="21"/>
                    <w:szCs w:val="21"/>
                  </w:rPr>
                </w:rPrChange>
              </w:rPr>
              <w:pPrChange w:id="400" w:author="潘 翔宇" w:date="2019-11-29T17:14:00Z">
                <w:pPr>
                  <w:ind w:rightChars="-64" w:right="-134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r>
              <w:rPr>
                <w:rFonts w:ascii="Times New Roman" w:eastAsia="等线" w:hAnsi="Times New Roman" w:cs="Times New Roman"/>
                <w:b/>
                <w:bCs/>
                <w:i/>
                <w:szCs w:val="21"/>
              </w:rPr>
              <w:t>(</w:t>
            </w:r>
            <w:r w:rsidRPr="00B15107">
              <w:rPr>
                <w:rFonts w:ascii="Times New Roman" w:eastAsia="等线" w:hAnsi="Times New Roman" w:cs="Times New Roman"/>
                <w:b/>
                <w:bCs/>
                <w:i/>
                <w:szCs w:val="21"/>
                <w:rPrChange w:id="401" w:author="user" w:date="2019-11-28T18:25:00Z">
                  <w:rPr>
                    <w:rFonts w:ascii="等线" w:eastAsia="等线" w:hAnsi="等线" w:cs="Arial"/>
                    <w:b/>
                    <w:bCs/>
                    <w:i/>
                    <w:szCs w:val="21"/>
                  </w:rPr>
                </w:rPrChange>
              </w:rPr>
              <w:t>mo</w:t>
            </w:r>
            <w:r>
              <w:rPr>
                <w:rFonts w:ascii="Times New Roman" w:eastAsia="等线" w:hAnsi="Times New Roman" w:cs="Times New Roman"/>
                <w:b/>
                <w:bCs/>
                <w:i/>
                <w:szCs w:val="21"/>
              </w:rPr>
              <w:t>nt</w:t>
            </w:r>
            <w:r>
              <w:rPr>
                <w:rFonts w:ascii="Times New Roman" w:eastAsia="等线" w:hAnsi="Times New Roman" w:cs="Times New Roman" w:hint="eastAsia"/>
                <w:b/>
                <w:bCs/>
                <w:i/>
                <w:szCs w:val="21"/>
              </w:rPr>
              <w:t>h</w:t>
            </w:r>
            <w:r>
              <w:rPr>
                <w:rFonts w:ascii="Times New Roman" w:eastAsia="等线" w:hAnsi="Times New Roman" w:cs="Times New Roman"/>
                <w:b/>
                <w:bCs/>
                <w:i/>
                <w:szCs w:val="21"/>
              </w:rPr>
              <w:t>s</w:t>
            </w:r>
            <w:r>
              <w:rPr>
                <w:rFonts w:ascii="Times New Roman" w:eastAsia="等线" w:hAnsi="Times New Roman" w:cs="Times New Roman"/>
                <w:b/>
                <w:bCs/>
                <w:i/>
                <w:szCs w:val="21"/>
              </w:rPr>
              <w:t>)</w:t>
            </w:r>
          </w:p>
        </w:tc>
      </w:tr>
      <w:tr w:rsidR="0005134E" w:rsidRPr="00B15107" w14:paraId="17F47EBC" w14:textId="77777777" w:rsidTr="005C1FA3">
        <w:trPr>
          <w:gridAfter w:val="1"/>
          <w:wAfter w:w="12" w:type="pct"/>
          <w:trHeight w:val="429"/>
          <w:trPrChange w:id="402" w:author="潘 翔宇" w:date="2019-11-29T17:14:00Z">
            <w:trPr>
              <w:gridAfter w:val="1"/>
              <w:wAfter w:w="36" w:type="pct"/>
              <w:trHeight w:val="429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" w:type="pct"/>
            <w:vMerge/>
            <w:tcBorders>
              <w:bottom w:val="single" w:sz="6" w:space="0" w:color="000000"/>
              <w:right w:val="single" w:sz="6" w:space="0" w:color="auto"/>
            </w:tcBorders>
            <w:vAlign w:val="center"/>
            <w:tcPrChange w:id="403" w:author="潘 翔宇" w:date="2019-11-29T17:14:00Z">
              <w:tcPr>
                <w:tcW w:w="340" w:type="pct"/>
                <w:vMerge/>
                <w:tcBorders>
                  <w:bottom w:val="single" w:sz="6" w:space="0" w:color="000000"/>
                  <w:right w:val="single" w:sz="6" w:space="0" w:color="auto"/>
                </w:tcBorders>
                <w:vAlign w:val="center"/>
              </w:tcPr>
            </w:tcPrChange>
          </w:tcPr>
          <w:p w14:paraId="6A699E33" w14:textId="77777777" w:rsidR="003D3B9A" w:rsidRPr="00B15107" w:rsidRDefault="003D3B9A" w:rsidP="005C1FA3">
            <w:pPr>
              <w:jc w:val="center"/>
              <w:rPr>
                <w:rFonts w:ascii="Times New Roman" w:eastAsia="等线" w:hAnsi="Times New Roman" w:cs="Times New Roman"/>
                <w:i/>
                <w:sz w:val="21"/>
                <w:szCs w:val="21"/>
                <w:rPrChange w:id="404" w:author="user" w:date="2019-11-28T18:25:00Z">
                  <w:rPr>
                    <w:rFonts w:ascii="等线" w:eastAsia="等线" w:hAnsi="等线" w:cs="Arial"/>
                    <w:i/>
                    <w:sz w:val="21"/>
                    <w:szCs w:val="21"/>
                  </w:rPr>
                </w:rPrChange>
              </w:rPr>
              <w:pPrChange w:id="405" w:author="潘 翔宇" w:date="2019-11-29T17:14:00Z">
                <w:pPr>
                  <w:jc w:val="center"/>
                </w:pPr>
              </w:pPrChange>
            </w:pPr>
          </w:p>
        </w:tc>
        <w:tc>
          <w:tcPr>
            <w:tcW w:w="1326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nil"/>
            </w:tcBorders>
            <w:vAlign w:val="center"/>
            <w:tcPrChange w:id="406" w:author="潘 翔宇" w:date="2019-11-29T17:14:00Z">
              <w:tcPr>
                <w:tcW w:w="1320" w:type="pct"/>
                <w:gridSpan w:val="2"/>
                <w:tcBorders>
                  <w:top w:val="single" w:sz="6" w:space="0" w:color="000000"/>
                  <w:left w:val="single" w:sz="6" w:space="0" w:color="auto"/>
                  <w:bottom w:val="single" w:sz="6" w:space="0" w:color="000000"/>
                  <w:right w:val="nil"/>
                </w:tcBorders>
                <w:vAlign w:val="center"/>
              </w:tcPr>
            </w:tcPrChange>
          </w:tcPr>
          <w:p w14:paraId="70E6F140" w14:textId="77777777" w:rsidR="003D3B9A" w:rsidRPr="00B15107" w:rsidRDefault="003D3B9A" w:rsidP="005C1F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b/>
                <w:i/>
                <w:sz w:val="21"/>
                <w:szCs w:val="21"/>
                <w:rPrChange w:id="407" w:author="user" w:date="2019-11-28T18:25:00Z">
                  <w:rPr>
                    <w:rFonts w:ascii="等线" w:eastAsia="等线" w:hAnsi="等线" w:cs="Arial"/>
                    <w:b/>
                    <w:i/>
                    <w:sz w:val="21"/>
                    <w:szCs w:val="21"/>
                  </w:rPr>
                </w:rPrChange>
              </w:rPr>
              <w:pPrChange w:id="408" w:author="潘 翔宇" w:date="2019-11-29T17:14:00Z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r w:rsidRPr="00B15107">
              <w:rPr>
                <w:rFonts w:ascii="Times New Roman" w:eastAsia="等线" w:hAnsi="Times New Roman" w:cs="Times New Roman"/>
                <w:b/>
                <w:i/>
                <w:szCs w:val="21"/>
                <w:rPrChange w:id="409" w:author="user" w:date="2019-11-28T18:25:00Z">
                  <w:rPr>
                    <w:rFonts w:ascii="等线" w:eastAsia="等线" w:hAnsi="等线" w:cs="Arial"/>
                    <w:b/>
                    <w:i/>
                    <w:szCs w:val="21"/>
                  </w:rPr>
                </w:rPrChange>
              </w:rPr>
              <w:t>Dose (cycles)</w:t>
            </w:r>
          </w:p>
        </w:tc>
        <w:tc>
          <w:tcPr>
            <w:tcW w:w="883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auto"/>
            </w:tcBorders>
            <w:vAlign w:val="center"/>
            <w:tcPrChange w:id="410" w:author="潘 翔宇" w:date="2019-11-29T17:14:00Z">
              <w:tcPr>
                <w:tcW w:w="828" w:type="pct"/>
                <w:tcBorders>
                  <w:top w:val="single" w:sz="6" w:space="0" w:color="000000"/>
                  <w:left w:val="nil"/>
                  <w:bottom w:val="single" w:sz="6" w:space="0" w:color="000000"/>
                  <w:right w:val="single" w:sz="6" w:space="0" w:color="auto"/>
                </w:tcBorders>
                <w:vAlign w:val="center"/>
              </w:tcPr>
            </w:tcPrChange>
          </w:tcPr>
          <w:p w14:paraId="66C22593" w14:textId="77777777" w:rsidR="003D3B9A" w:rsidRPr="00B15107" w:rsidRDefault="003D3B9A" w:rsidP="005C1F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b/>
                <w:i/>
                <w:sz w:val="21"/>
                <w:szCs w:val="21"/>
                <w:rPrChange w:id="411" w:author="user" w:date="2019-11-28T18:25:00Z">
                  <w:rPr>
                    <w:rFonts w:ascii="等线" w:eastAsia="等线" w:hAnsi="等线" w:cs="Arial"/>
                    <w:b/>
                    <w:i/>
                    <w:sz w:val="21"/>
                    <w:szCs w:val="21"/>
                  </w:rPr>
                </w:rPrChange>
              </w:rPr>
              <w:pPrChange w:id="412" w:author="潘 翔宇" w:date="2019-11-29T17:14:00Z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r w:rsidRPr="00B15107">
              <w:rPr>
                <w:rFonts w:ascii="Times New Roman" w:eastAsia="等线" w:hAnsi="Times New Roman" w:cs="Times New Roman"/>
                <w:b/>
                <w:i/>
                <w:szCs w:val="21"/>
                <w:rPrChange w:id="413" w:author="user" w:date="2019-11-28T18:25:00Z">
                  <w:rPr>
                    <w:rFonts w:ascii="等线" w:eastAsia="等线" w:hAnsi="等线" w:cs="Arial"/>
                    <w:b/>
                    <w:i/>
                    <w:szCs w:val="21"/>
                  </w:rPr>
                </w:rPrChange>
              </w:rPr>
              <w:t>Outcomes</w:t>
            </w:r>
          </w:p>
        </w:tc>
        <w:tc>
          <w:tcPr>
            <w:tcW w:w="1028" w:type="pct"/>
            <w:gridSpan w:val="2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nil"/>
            </w:tcBorders>
            <w:vAlign w:val="center"/>
            <w:tcPrChange w:id="414" w:author="潘 翔宇" w:date="2019-11-29T17:14:00Z">
              <w:tcPr>
                <w:tcW w:w="1074" w:type="pct"/>
                <w:gridSpan w:val="3"/>
                <w:tcBorders>
                  <w:top w:val="single" w:sz="6" w:space="0" w:color="000000"/>
                  <w:left w:val="single" w:sz="6" w:space="0" w:color="auto"/>
                  <w:bottom w:val="single" w:sz="6" w:space="0" w:color="000000"/>
                  <w:right w:val="nil"/>
                </w:tcBorders>
                <w:vAlign w:val="center"/>
              </w:tcPr>
            </w:tcPrChange>
          </w:tcPr>
          <w:p w14:paraId="41286606" w14:textId="77777777" w:rsidR="003D3B9A" w:rsidRPr="00B15107" w:rsidRDefault="003D3B9A" w:rsidP="005C1F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b/>
                <w:i/>
                <w:sz w:val="21"/>
                <w:szCs w:val="21"/>
                <w:rPrChange w:id="415" w:author="user" w:date="2019-11-28T18:25:00Z">
                  <w:rPr>
                    <w:rFonts w:ascii="等线" w:eastAsia="等线" w:hAnsi="等线" w:cs="Arial"/>
                    <w:b/>
                    <w:i/>
                    <w:sz w:val="21"/>
                    <w:szCs w:val="21"/>
                  </w:rPr>
                </w:rPrChange>
              </w:rPr>
              <w:pPrChange w:id="416" w:author="潘 翔宇" w:date="2019-11-29T17:14:00Z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r w:rsidRPr="00B15107">
              <w:rPr>
                <w:rFonts w:ascii="Times New Roman" w:eastAsia="等线" w:hAnsi="Times New Roman" w:cs="Times New Roman"/>
                <w:b/>
                <w:i/>
                <w:szCs w:val="21"/>
                <w:rPrChange w:id="417" w:author="user" w:date="2019-11-28T18:25:00Z">
                  <w:rPr>
                    <w:rFonts w:ascii="等线" w:eastAsia="等线" w:hAnsi="等线" w:cs="Arial"/>
                    <w:b/>
                    <w:i/>
                    <w:szCs w:val="21"/>
                  </w:rPr>
                </w:rPrChange>
              </w:rPr>
              <w:t>Dose (cycles)</w:t>
            </w:r>
          </w:p>
        </w:tc>
        <w:tc>
          <w:tcPr>
            <w:tcW w:w="619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auto"/>
            </w:tcBorders>
            <w:vAlign w:val="center"/>
            <w:tcPrChange w:id="418" w:author="潘 翔宇" w:date="2019-11-29T17:14:00Z">
              <w:tcPr>
                <w:tcW w:w="616" w:type="pct"/>
                <w:tcBorders>
                  <w:top w:val="single" w:sz="6" w:space="0" w:color="000000"/>
                  <w:left w:val="nil"/>
                  <w:bottom w:val="single" w:sz="6" w:space="0" w:color="000000"/>
                  <w:right w:val="single" w:sz="6" w:space="0" w:color="auto"/>
                </w:tcBorders>
                <w:vAlign w:val="center"/>
              </w:tcPr>
            </w:tcPrChange>
          </w:tcPr>
          <w:p w14:paraId="45DEC40E" w14:textId="77777777" w:rsidR="003D3B9A" w:rsidRPr="00B15107" w:rsidRDefault="003D3B9A" w:rsidP="005C1F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b/>
                <w:i/>
                <w:sz w:val="21"/>
                <w:szCs w:val="21"/>
                <w:rPrChange w:id="419" w:author="user" w:date="2019-11-28T18:25:00Z">
                  <w:rPr>
                    <w:rFonts w:ascii="等线" w:eastAsia="等线" w:hAnsi="等线" w:cs="Arial"/>
                    <w:b/>
                    <w:i/>
                    <w:sz w:val="21"/>
                    <w:szCs w:val="21"/>
                  </w:rPr>
                </w:rPrChange>
              </w:rPr>
              <w:pPrChange w:id="420" w:author="潘 翔宇" w:date="2019-11-29T17:14:00Z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r w:rsidRPr="00B15107">
              <w:rPr>
                <w:rFonts w:ascii="Times New Roman" w:eastAsia="等线" w:hAnsi="Times New Roman" w:cs="Times New Roman"/>
                <w:b/>
                <w:i/>
                <w:szCs w:val="21"/>
                <w:rPrChange w:id="421" w:author="user" w:date="2019-11-28T18:25:00Z">
                  <w:rPr>
                    <w:rFonts w:ascii="等线" w:eastAsia="等线" w:hAnsi="等线" w:cs="Arial"/>
                    <w:b/>
                    <w:i/>
                    <w:szCs w:val="21"/>
                  </w:rPr>
                </w:rPrChange>
              </w:rPr>
              <w:t>Outcomes</w:t>
            </w:r>
          </w:p>
        </w:tc>
        <w:tc>
          <w:tcPr>
            <w:tcW w:w="395" w:type="pct"/>
            <w:vMerge/>
            <w:tcBorders>
              <w:top w:val="nil"/>
              <w:left w:val="single" w:sz="6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tcPrChange w:id="422" w:author="潘 翔宇" w:date="2019-11-29T17:14:00Z">
              <w:tcPr>
                <w:tcW w:w="393" w:type="pct"/>
                <w:vMerge/>
                <w:tcBorders>
                  <w:top w:val="nil"/>
                  <w:left w:val="single" w:sz="6" w:space="0" w:color="auto"/>
                  <w:bottom w:val="single" w:sz="4" w:space="0" w:color="auto"/>
                  <w:right w:val="nil"/>
                </w:tcBorders>
                <w:shd w:val="clear" w:color="auto" w:fill="FFFFFF" w:themeFill="background1"/>
                <w:vAlign w:val="center"/>
              </w:tcPr>
            </w:tcPrChange>
          </w:tcPr>
          <w:p w14:paraId="0E1418B1" w14:textId="77777777" w:rsidR="003D3B9A" w:rsidRPr="00B15107" w:rsidRDefault="003D3B9A" w:rsidP="005C1F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i/>
                <w:sz w:val="21"/>
                <w:szCs w:val="21"/>
                <w:rPrChange w:id="423" w:author="user" w:date="2019-11-28T18:25:00Z">
                  <w:rPr>
                    <w:rFonts w:ascii="等线" w:eastAsia="等线" w:hAnsi="等线" w:cs="Arial"/>
                    <w:i/>
                    <w:sz w:val="21"/>
                    <w:szCs w:val="21"/>
                  </w:rPr>
                </w:rPrChange>
              </w:rPr>
              <w:pPrChange w:id="424" w:author="潘 翔宇" w:date="2019-11-29T17:14:00Z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</w:p>
        </w:tc>
        <w:tc>
          <w:tcPr>
            <w:tcW w:w="395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tcPrChange w:id="425" w:author="潘 翔宇" w:date="2019-11-29T17:14:00Z">
              <w:tcPr>
                <w:tcW w:w="393" w:type="pct"/>
                <w:vMerge/>
                <w:tcBorders>
                  <w:top w:val="nil"/>
                  <w:left w:val="nil"/>
                  <w:bottom w:val="single" w:sz="4" w:space="0" w:color="auto"/>
                  <w:right w:val="single" w:sz="6" w:space="0" w:color="auto"/>
                </w:tcBorders>
                <w:shd w:val="clear" w:color="auto" w:fill="auto"/>
                <w:vAlign w:val="center"/>
              </w:tcPr>
            </w:tcPrChange>
          </w:tcPr>
          <w:p w14:paraId="3403FC58" w14:textId="77777777" w:rsidR="003D3B9A" w:rsidRPr="00B15107" w:rsidRDefault="003D3B9A" w:rsidP="005C1F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i/>
                <w:sz w:val="21"/>
                <w:szCs w:val="21"/>
                <w:rPrChange w:id="426" w:author="user" w:date="2019-11-28T18:25:00Z">
                  <w:rPr>
                    <w:rFonts w:ascii="等线" w:eastAsia="等线" w:hAnsi="等线" w:cs="Arial"/>
                    <w:i/>
                    <w:sz w:val="21"/>
                    <w:szCs w:val="21"/>
                  </w:rPr>
                </w:rPrChange>
              </w:rPr>
              <w:pPrChange w:id="427" w:author="潘 翔宇" w:date="2019-11-29T17:14:00Z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</w:p>
        </w:tc>
      </w:tr>
      <w:tr w:rsidR="005C1FA3" w:rsidRPr="00B15107" w14:paraId="337909D3" w14:textId="77777777" w:rsidTr="005C1FA3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2" w:type="pct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" w:type="pct"/>
            <w:tcBorders>
              <w:top w:val="nil"/>
              <w:bottom w:val="nil"/>
              <w:right w:val="single" w:sz="6" w:space="0" w:color="auto"/>
            </w:tcBorders>
            <w:vAlign w:val="center"/>
          </w:tcPr>
          <w:p w14:paraId="19AE9FB5" w14:textId="77777777" w:rsidR="005C1FA3" w:rsidRPr="00B15107" w:rsidRDefault="005C1FA3" w:rsidP="005C1FA3">
            <w:pPr>
              <w:jc w:val="center"/>
              <w:rPr>
                <w:rFonts w:ascii="Times New Roman" w:eastAsia="等线" w:hAnsi="Times New Roman" w:cs="Times New Roman"/>
                <w:sz w:val="21"/>
                <w:szCs w:val="21"/>
                <w:rPrChange w:id="428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429" w:author="潘 翔宇" w:date="2019-11-29T17:14:00Z">
                <w:pPr>
                  <w:jc w:val="center"/>
                </w:pPr>
              </w:pPrChange>
            </w:pPr>
            <w:r w:rsidRPr="00B15107">
              <w:rPr>
                <w:rFonts w:ascii="Times New Roman" w:eastAsia="等线" w:hAnsi="Times New Roman" w:cs="Times New Roman"/>
                <w:szCs w:val="21"/>
                <w:rPrChange w:id="430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1</w:t>
            </w:r>
          </w:p>
        </w:tc>
        <w:tc>
          <w:tcPr>
            <w:tcW w:w="1326" w:type="pct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14:paraId="5B319913" w14:textId="77777777" w:rsidR="005C1FA3" w:rsidRPr="00B15107" w:rsidRDefault="005C1FA3" w:rsidP="005C1F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431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432" w:author="潘 翔宇" w:date="2019-11-29T17:14:00Z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r w:rsidRPr="00B15107">
              <w:rPr>
                <w:rFonts w:ascii="Times New Roman" w:eastAsia="等线" w:hAnsi="Times New Roman" w:cs="Times New Roman"/>
                <w:szCs w:val="21"/>
                <w:rPrChange w:id="433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100mg (1), 200mg (2)</w:t>
            </w:r>
          </w:p>
        </w:tc>
        <w:tc>
          <w:tcPr>
            <w:tcW w:w="883" w:type="pct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14:paraId="18CA6232" w14:textId="77777777" w:rsidR="005C1FA3" w:rsidRPr="00B15107" w:rsidRDefault="005C1FA3" w:rsidP="005C1F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434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435" w:author="潘 翔宇" w:date="2019-11-29T17:14:00Z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proofErr w:type="spellStart"/>
            <w:r w:rsidRPr="00B15107">
              <w:rPr>
                <w:rFonts w:ascii="Times New Roman" w:eastAsia="等线" w:hAnsi="Times New Roman" w:cs="Times New Roman"/>
                <w:szCs w:val="21"/>
                <w:rPrChange w:id="436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cCR</w:t>
            </w:r>
            <w:proofErr w:type="spellEnd"/>
          </w:p>
        </w:tc>
        <w:tc>
          <w:tcPr>
            <w:tcW w:w="1028" w:type="pct"/>
            <w:gridSpan w:val="2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14:paraId="2725C80C" w14:textId="5E081D52" w:rsidR="005C1FA3" w:rsidRPr="00B15107" w:rsidRDefault="005C1FA3" w:rsidP="005C1F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437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438" w:author="潘 翔宇" w:date="2019-11-29T17:14:00Z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r w:rsidRPr="00B15107">
              <w:rPr>
                <w:rFonts w:ascii="Times New Roman" w:eastAsia="等线" w:hAnsi="Times New Roman" w:cs="Times New Roman"/>
                <w:szCs w:val="21"/>
                <w:rPrChange w:id="439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140mg (1) 100mg (1)</w:t>
            </w:r>
          </w:p>
        </w:tc>
        <w:tc>
          <w:tcPr>
            <w:tcW w:w="619" w:type="pct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14:paraId="6F782A74" w14:textId="77777777" w:rsidR="005C1FA3" w:rsidRPr="00B15107" w:rsidRDefault="005C1FA3" w:rsidP="005C1F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440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441" w:author="潘 翔宇" w:date="2019-11-29T17:14:00Z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proofErr w:type="spellStart"/>
            <w:r w:rsidRPr="00B15107">
              <w:rPr>
                <w:rFonts w:ascii="Times New Roman" w:eastAsia="等线" w:hAnsi="Times New Roman" w:cs="Times New Roman"/>
                <w:szCs w:val="21"/>
                <w:rPrChange w:id="442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cCR</w:t>
            </w:r>
            <w:proofErr w:type="spellEnd"/>
          </w:p>
        </w:tc>
        <w:tc>
          <w:tcPr>
            <w:tcW w:w="395" w:type="pct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14:paraId="7001A9E3" w14:textId="4EF6FD97" w:rsidR="005C1FA3" w:rsidRPr="00B15107" w:rsidRDefault="005C1FA3" w:rsidP="005C1F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443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444" w:author="潘 翔宇" w:date="2019-11-29T17:14:00Z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r>
              <w:rPr>
                <w:rFonts w:ascii="Times New Roman" w:eastAsia="等线" w:hAnsi="Times New Roman" w:cs="Times New Roman"/>
                <w:szCs w:val="21"/>
              </w:rPr>
              <w:t>18.9</w:t>
            </w:r>
            <w:r w:rsidRPr="004E3FFD">
              <w:rPr>
                <w:rFonts w:ascii="Times New Roman" w:eastAsia="等线" w:hAnsi="Times New Roman" w:cs="Times New Roman"/>
                <w:szCs w:val="21"/>
              </w:rPr>
              <w:t>+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DF4C26" w14:textId="5951F903" w:rsidR="005C1FA3" w:rsidRPr="00B15107" w:rsidRDefault="005C1FA3" w:rsidP="005C1F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445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446" w:author="潘 翔宇" w:date="2019-11-29T17:14:00Z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r>
              <w:rPr>
                <w:rFonts w:ascii="Times New Roman" w:eastAsia="等线" w:hAnsi="Times New Roman" w:cs="Times New Roman"/>
                <w:szCs w:val="21"/>
              </w:rPr>
              <w:t>18</w:t>
            </w:r>
            <w:r w:rsidRPr="004E3FFD">
              <w:rPr>
                <w:rFonts w:ascii="Times New Roman" w:eastAsia="等线" w:hAnsi="Times New Roman" w:cs="Times New Roman"/>
                <w:szCs w:val="21"/>
              </w:rPr>
              <w:t>+</w:t>
            </w:r>
          </w:p>
        </w:tc>
      </w:tr>
      <w:tr w:rsidR="005C1FA3" w:rsidRPr="00B15107" w14:paraId="699FA7A8" w14:textId="77777777" w:rsidTr="005C1FA3">
        <w:trPr>
          <w:gridAfter w:val="1"/>
          <w:wAfter w:w="12" w:type="pct"/>
          <w:trHeight w:val="397"/>
          <w:trPrChange w:id="447" w:author="潘 翔宇" w:date="2019-11-29T17:14:00Z">
            <w:trPr>
              <w:gridAfter w:val="1"/>
              <w:wAfter w:w="36" w:type="pct"/>
              <w:trHeight w:val="397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" w:type="pct"/>
            <w:tcBorders>
              <w:top w:val="nil"/>
              <w:bottom w:val="nil"/>
              <w:right w:val="single" w:sz="6" w:space="0" w:color="auto"/>
            </w:tcBorders>
            <w:vAlign w:val="center"/>
            <w:tcPrChange w:id="448" w:author="潘 翔宇" w:date="2019-11-29T17:14:00Z">
              <w:tcPr>
                <w:tcW w:w="340" w:type="pct"/>
                <w:tcBorders>
                  <w:top w:val="nil"/>
                  <w:bottom w:val="nil"/>
                  <w:right w:val="single" w:sz="6" w:space="0" w:color="auto"/>
                </w:tcBorders>
                <w:vAlign w:val="center"/>
              </w:tcPr>
            </w:tcPrChange>
          </w:tcPr>
          <w:p w14:paraId="457AAA16" w14:textId="77777777" w:rsidR="005C1FA3" w:rsidRPr="00B15107" w:rsidRDefault="005C1FA3" w:rsidP="005C1FA3">
            <w:pPr>
              <w:jc w:val="center"/>
              <w:rPr>
                <w:rFonts w:ascii="Times New Roman" w:eastAsia="等线" w:hAnsi="Times New Roman" w:cs="Times New Roman"/>
                <w:sz w:val="21"/>
                <w:szCs w:val="21"/>
                <w:rPrChange w:id="449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450" w:author="潘 翔宇" w:date="2019-11-29T17:14:00Z">
                <w:pPr>
                  <w:jc w:val="center"/>
                </w:pPr>
              </w:pPrChange>
            </w:pPr>
            <w:r w:rsidRPr="00B15107">
              <w:rPr>
                <w:rFonts w:ascii="Times New Roman" w:eastAsia="等线" w:hAnsi="Times New Roman" w:cs="Times New Roman"/>
                <w:szCs w:val="21"/>
                <w:rPrChange w:id="451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2</w:t>
            </w:r>
          </w:p>
        </w:tc>
        <w:tc>
          <w:tcPr>
            <w:tcW w:w="1326" w:type="pct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  <w:tcPrChange w:id="452" w:author="潘 翔宇" w:date="2019-11-29T17:14:00Z">
              <w:tcPr>
                <w:tcW w:w="1320" w:type="pct"/>
                <w:gridSpan w:val="2"/>
                <w:tcBorders>
                  <w:top w:val="nil"/>
                  <w:left w:val="single" w:sz="6" w:space="0" w:color="auto"/>
                  <w:bottom w:val="nil"/>
                  <w:right w:val="nil"/>
                </w:tcBorders>
                <w:vAlign w:val="center"/>
              </w:tcPr>
            </w:tcPrChange>
          </w:tcPr>
          <w:p w14:paraId="0DDBDDF2" w14:textId="77777777" w:rsidR="005C1FA3" w:rsidRPr="00B15107" w:rsidRDefault="005C1FA3" w:rsidP="005C1F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453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454" w:author="潘 翔宇" w:date="2019-11-29T17:14:00Z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r w:rsidRPr="00B15107">
              <w:rPr>
                <w:rFonts w:ascii="Times New Roman" w:eastAsia="等线" w:hAnsi="Times New Roman" w:cs="Times New Roman"/>
                <w:szCs w:val="21"/>
                <w:rPrChange w:id="455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100mg (6)</w:t>
            </w:r>
          </w:p>
        </w:tc>
        <w:tc>
          <w:tcPr>
            <w:tcW w:w="883" w:type="pct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  <w:tcPrChange w:id="456" w:author="潘 翔宇" w:date="2019-11-29T17:14:00Z">
              <w:tcPr>
                <w:tcW w:w="828" w:type="pct"/>
                <w:tcBorders>
                  <w:top w:val="nil"/>
                  <w:left w:val="nil"/>
                  <w:bottom w:val="nil"/>
                  <w:right w:val="single" w:sz="6" w:space="0" w:color="auto"/>
                </w:tcBorders>
                <w:vAlign w:val="center"/>
              </w:tcPr>
            </w:tcPrChange>
          </w:tcPr>
          <w:p w14:paraId="46DE391F" w14:textId="77777777" w:rsidR="005C1FA3" w:rsidRPr="00B15107" w:rsidRDefault="005C1FA3" w:rsidP="005C1F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457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458" w:author="潘 翔宇" w:date="2019-11-29T17:14:00Z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proofErr w:type="spellStart"/>
            <w:r w:rsidRPr="00B15107">
              <w:rPr>
                <w:rFonts w:ascii="Times New Roman" w:eastAsia="等线" w:hAnsi="Times New Roman" w:cs="Times New Roman"/>
                <w:szCs w:val="21"/>
                <w:rPrChange w:id="459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cCR</w:t>
            </w:r>
            <w:proofErr w:type="spellEnd"/>
            <w:r w:rsidRPr="00B15107">
              <w:rPr>
                <w:rFonts w:ascii="Times New Roman" w:eastAsia="等线" w:hAnsi="Times New Roman" w:cs="Times New Roman"/>
                <w:szCs w:val="21"/>
                <w:rPrChange w:id="460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 xml:space="preserve"> and </w:t>
            </w:r>
            <w:proofErr w:type="spellStart"/>
            <w:r w:rsidRPr="00B15107">
              <w:rPr>
                <w:rFonts w:ascii="Times New Roman" w:eastAsia="等线" w:hAnsi="Times New Roman" w:cs="Times New Roman"/>
                <w:szCs w:val="21"/>
                <w:rPrChange w:id="461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mCR</w:t>
            </w:r>
            <w:proofErr w:type="spellEnd"/>
          </w:p>
        </w:tc>
        <w:tc>
          <w:tcPr>
            <w:tcW w:w="1028" w:type="pct"/>
            <w:gridSpan w:val="2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  <w:tcPrChange w:id="462" w:author="潘 翔宇" w:date="2019-11-29T17:14:00Z">
              <w:tcPr>
                <w:tcW w:w="1074" w:type="pct"/>
                <w:gridSpan w:val="3"/>
                <w:tcBorders>
                  <w:top w:val="nil"/>
                  <w:left w:val="single" w:sz="6" w:space="0" w:color="auto"/>
                  <w:bottom w:val="nil"/>
                  <w:right w:val="nil"/>
                </w:tcBorders>
                <w:vAlign w:val="center"/>
              </w:tcPr>
            </w:tcPrChange>
          </w:tcPr>
          <w:p w14:paraId="56423A8B" w14:textId="3FBA1939" w:rsidR="005C1FA3" w:rsidRPr="00B15107" w:rsidRDefault="005C1FA3" w:rsidP="005C1F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463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464" w:author="潘 翔宇" w:date="2019-11-29T17:14:00Z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r w:rsidRPr="00B15107">
              <w:rPr>
                <w:rFonts w:ascii="Times New Roman" w:eastAsia="等线" w:hAnsi="Times New Roman" w:cs="Times New Roman"/>
                <w:szCs w:val="21"/>
                <w:rPrChange w:id="465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100mg (</w:t>
            </w:r>
            <w:r>
              <w:rPr>
                <w:rFonts w:ascii="Times New Roman" w:eastAsia="等线" w:hAnsi="Times New Roman" w:cs="Times New Roman"/>
                <w:szCs w:val="21"/>
              </w:rPr>
              <w:t>4</w:t>
            </w:r>
            <w:r w:rsidRPr="00B15107">
              <w:rPr>
                <w:rFonts w:ascii="Times New Roman" w:eastAsia="等线" w:hAnsi="Times New Roman" w:cs="Times New Roman"/>
                <w:szCs w:val="21"/>
                <w:rPrChange w:id="466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)</w:t>
            </w:r>
          </w:p>
        </w:tc>
        <w:tc>
          <w:tcPr>
            <w:tcW w:w="619" w:type="pct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  <w:tcPrChange w:id="467" w:author="潘 翔宇" w:date="2019-11-29T17:14:00Z">
              <w:tcPr>
                <w:tcW w:w="616" w:type="pct"/>
                <w:tcBorders>
                  <w:top w:val="nil"/>
                  <w:left w:val="nil"/>
                  <w:bottom w:val="nil"/>
                  <w:right w:val="single" w:sz="6" w:space="0" w:color="auto"/>
                </w:tcBorders>
                <w:vAlign w:val="center"/>
              </w:tcPr>
            </w:tcPrChange>
          </w:tcPr>
          <w:p w14:paraId="45CCCFFF" w14:textId="77777777" w:rsidR="005C1FA3" w:rsidRPr="00B15107" w:rsidRDefault="005C1FA3" w:rsidP="005C1F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468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469" w:author="潘 翔宇" w:date="2019-11-29T17:14:00Z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proofErr w:type="spellStart"/>
            <w:r w:rsidRPr="00B15107">
              <w:rPr>
                <w:rFonts w:ascii="Times New Roman" w:eastAsia="等线" w:hAnsi="Times New Roman" w:cs="Times New Roman"/>
                <w:szCs w:val="21"/>
                <w:rPrChange w:id="470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cCR</w:t>
            </w:r>
            <w:proofErr w:type="spellEnd"/>
            <w:r w:rsidRPr="00B15107">
              <w:rPr>
                <w:rFonts w:ascii="Times New Roman" w:eastAsia="等线" w:hAnsi="Times New Roman" w:cs="Times New Roman"/>
                <w:szCs w:val="21"/>
                <w:rPrChange w:id="471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 xml:space="preserve"> and </w:t>
            </w:r>
            <w:proofErr w:type="spellStart"/>
            <w:r w:rsidRPr="00B15107">
              <w:rPr>
                <w:rFonts w:ascii="Times New Roman" w:eastAsia="等线" w:hAnsi="Times New Roman" w:cs="Times New Roman"/>
                <w:szCs w:val="21"/>
                <w:rPrChange w:id="472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mCR</w:t>
            </w:r>
            <w:proofErr w:type="spellEnd"/>
          </w:p>
        </w:tc>
        <w:tc>
          <w:tcPr>
            <w:tcW w:w="395" w:type="pct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  <w:tcPrChange w:id="473" w:author="潘 翔宇" w:date="2019-11-29T17:14:00Z">
              <w:tcPr>
                <w:tcW w:w="393" w:type="pct"/>
                <w:tcBorders>
                  <w:top w:val="nil"/>
                  <w:left w:val="single" w:sz="6" w:space="0" w:color="auto"/>
                  <w:bottom w:val="nil"/>
                  <w:right w:val="nil"/>
                </w:tcBorders>
                <w:vAlign w:val="center"/>
              </w:tcPr>
            </w:tcPrChange>
          </w:tcPr>
          <w:p w14:paraId="5D5439E2" w14:textId="616B276F" w:rsidR="005C1FA3" w:rsidRPr="00B15107" w:rsidRDefault="005C1FA3" w:rsidP="005C1F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474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475" w:author="潘 翔宇" w:date="2019-11-29T17:14:00Z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r>
              <w:rPr>
                <w:rFonts w:ascii="Times New Roman" w:eastAsia="等线" w:hAnsi="Times New Roman" w:cs="Times New Roman"/>
                <w:szCs w:val="21"/>
              </w:rPr>
              <w:t>17.9</w:t>
            </w:r>
            <w:r w:rsidRPr="004E3FFD">
              <w:rPr>
                <w:rFonts w:ascii="Times New Roman" w:eastAsia="等线" w:hAnsi="Times New Roman" w:cs="Times New Roman"/>
                <w:szCs w:val="21"/>
              </w:rPr>
              <w:t>+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vAlign w:val="center"/>
            <w:tcPrChange w:id="476" w:author="潘 翔宇" w:date="2019-11-29T17:14:00Z">
              <w:tcPr>
                <w:tcW w:w="393" w:type="pct"/>
                <w:tcBorders>
                  <w:top w:val="nil"/>
                  <w:left w:val="nil"/>
                  <w:bottom w:val="nil"/>
                  <w:right w:val="single" w:sz="6" w:space="0" w:color="auto"/>
                </w:tcBorders>
                <w:vAlign w:val="center"/>
              </w:tcPr>
            </w:tcPrChange>
          </w:tcPr>
          <w:p w14:paraId="033D818D" w14:textId="0970CD2A" w:rsidR="005C1FA3" w:rsidRPr="00B15107" w:rsidRDefault="005C1FA3" w:rsidP="005C1F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477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478" w:author="潘 翔宇" w:date="2019-11-29T17:14:00Z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r>
              <w:rPr>
                <w:rFonts w:ascii="Times New Roman" w:eastAsia="等线" w:hAnsi="Times New Roman" w:cs="Times New Roman"/>
                <w:szCs w:val="21"/>
              </w:rPr>
              <w:t>17.4</w:t>
            </w:r>
            <w:r w:rsidRPr="004E3FFD">
              <w:rPr>
                <w:rFonts w:ascii="Times New Roman" w:eastAsia="等线" w:hAnsi="Times New Roman" w:cs="Times New Roman"/>
                <w:szCs w:val="21"/>
              </w:rPr>
              <w:t>+</w:t>
            </w:r>
          </w:p>
        </w:tc>
      </w:tr>
      <w:tr w:rsidR="005C1FA3" w:rsidRPr="00B15107" w14:paraId="66E5B481" w14:textId="77777777" w:rsidTr="005C1FA3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2" w:type="pct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" w:type="pct"/>
            <w:tcBorders>
              <w:top w:val="nil"/>
              <w:bottom w:val="nil"/>
              <w:right w:val="single" w:sz="6" w:space="0" w:color="auto"/>
            </w:tcBorders>
            <w:vAlign w:val="center"/>
          </w:tcPr>
          <w:p w14:paraId="2CEFC308" w14:textId="77777777" w:rsidR="005C1FA3" w:rsidRPr="00B15107" w:rsidRDefault="005C1FA3" w:rsidP="005C1FA3">
            <w:pPr>
              <w:jc w:val="center"/>
              <w:rPr>
                <w:rFonts w:ascii="Times New Roman" w:eastAsia="等线" w:hAnsi="Times New Roman" w:cs="Times New Roman"/>
                <w:sz w:val="21"/>
                <w:szCs w:val="21"/>
                <w:rPrChange w:id="479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480" w:author="潘 翔宇" w:date="2019-11-29T17:14:00Z">
                <w:pPr>
                  <w:jc w:val="center"/>
                </w:pPr>
              </w:pPrChange>
            </w:pPr>
            <w:r w:rsidRPr="00B15107">
              <w:rPr>
                <w:rFonts w:ascii="Times New Roman" w:eastAsia="等线" w:hAnsi="Times New Roman" w:cs="Times New Roman"/>
                <w:szCs w:val="21"/>
                <w:rPrChange w:id="481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3</w:t>
            </w:r>
          </w:p>
        </w:tc>
        <w:tc>
          <w:tcPr>
            <w:tcW w:w="1326" w:type="pct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14:paraId="0519E313" w14:textId="77777777" w:rsidR="005C1FA3" w:rsidRPr="00B15107" w:rsidRDefault="005C1FA3" w:rsidP="005C1F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482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483" w:author="潘 翔宇" w:date="2019-11-29T17:14:00Z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r w:rsidRPr="00B15107">
              <w:rPr>
                <w:rFonts w:ascii="Times New Roman" w:eastAsia="等线" w:hAnsi="Times New Roman" w:cs="Times New Roman"/>
                <w:szCs w:val="21"/>
                <w:rPrChange w:id="484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100mg (3)</w:t>
            </w:r>
          </w:p>
        </w:tc>
        <w:tc>
          <w:tcPr>
            <w:tcW w:w="883" w:type="pct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14:paraId="4D290939" w14:textId="77777777" w:rsidR="005C1FA3" w:rsidRPr="00B15107" w:rsidRDefault="005C1FA3" w:rsidP="005C1F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485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486" w:author="潘 翔宇" w:date="2019-11-29T17:14:00Z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proofErr w:type="spellStart"/>
            <w:r w:rsidRPr="00B15107">
              <w:rPr>
                <w:rFonts w:ascii="Times New Roman" w:eastAsia="等线" w:hAnsi="Times New Roman" w:cs="Times New Roman"/>
                <w:szCs w:val="21"/>
                <w:rPrChange w:id="487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cCR</w:t>
            </w:r>
            <w:proofErr w:type="spellEnd"/>
            <w:r w:rsidRPr="00B15107">
              <w:rPr>
                <w:rFonts w:ascii="Times New Roman" w:eastAsia="等线" w:hAnsi="Times New Roman" w:cs="Times New Roman"/>
                <w:szCs w:val="21"/>
                <w:rPrChange w:id="488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 xml:space="preserve"> and </w:t>
            </w:r>
            <w:proofErr w:type="spellStart"/>
            <w:r w:rsidRPr="00B15107">
              <w:rPr>
                <w:rFonts w:ascii="Times New Roman" w:eastAsia="等线" w:hAnsi="Times New Roman" w:cs="Times New Roman"/>
                <w:szCs w:val="21"/>
                <w:rPrChange w:id="489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mCR</w:t>
            </w:r>
            <w:proofErr w:type="spellEnd"/>
          </w:p>
        </w:tc>
        <w:tc>
          <w:tcPr>
            <w:tcW w:w="1028" w:type="pct"/>
            <w:gridSpan w:val="2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14:paraId="3A53A7D3" w14:textId="77777777" w:rsidR="005C1FA3" w:rsidRPr="00B15107" w:rsidRDefault="005C1FA3" w:rsidP="005C1F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490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491" w:author="潘 翔宇" w:date="2019-11-29T17:14:00Z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r w:rsidRPr="00B15107">
              <w:rPr>
                <w:rFonts w:ascii="Times New Roman" w:eastAsia="等线" w:hAnsi="Times New Roman" w:cs="Times New Roman"/>
                <w:szCs w:val="21"/>
                <w:rPrChange w:id="492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100mg (2)</w:t>
            </w:r>
          </w:p>
        </w:tc>
        <w:tc>
          <w:tcPr>
            <w:tcW w:w="619" w:type="pct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14:paraId="365A1482" w14:textId="77777777" w:rsidR="005C1FA3" w:rsidRPr="00B15107" w:rsidRDefault="005C1FA3" w:rsidP="005C1F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493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494" w:author="潘 翔宇" w:date="2019-11-29T17:14:00Z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proofErr w:type="spellStart"/>
            <w:r w:rsidRPr="00B15107">
              <w:rPr>
                <w:rFonts w:ascii="Times New Roman" w:eastAsia="等线" w:hAnsi="Times New Roman" w:cs="Times New Roman"/>
                <w:szCs w:val="21"/>
                <w:rPrChange w:id="495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cCR</w:t>
            </w:r>
            <w:proofErr w:type="spellEnd"/>
            <w:r w:rsidRPr="00B15107">
              <w:rPr>
                <w:rFonts w:ascii="Times New Roman" w:eastAsia="等线" w:hAnsi="Times New Roman" w:cs="Times New Roman"/>
                <w:szCs w:val="21"/>
                <w:rPrChange w:id="496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 xml:space="preserve"> and </w:t>
            </w:r>
            <w:proofErr w:type="spellStart"/>
            <w:r w:rsidRPr="00B15107">
              <w:rPr>
                <w:rFonts w:ascii="Times New Roman" w:eastAsia="等线" w:hAnsi="Times New Roman" w:cs="Times New Roman"/>
                <w:szCs w:val="21"/>
                <w:rPrChange w:id="497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mCR</w:t>
            </w:r>
            <w:proofErr w:type="spellEnd"/>
          </w:p>
        </w:tc>
        <w:tc>
          <w:tcPr>
            <w:tcW w:w="395" w:type="pct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14:paraId="38D18450" w14:textId="7B21FDF2" w:rsidR="005C1FA3" w:rsidRPr="00B15107" w:rsidRDefault="005C1FA3" w:rsidP="005C1F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498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499" w:author="潘 翔宇" w:date="2019-11-29T17:14:00Z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r>
              <w:rPr>
                <w:rFonts w:ascii="Times New Roman" w:eastAsia="等线" w:hAnsi="Times New Roman" w:cs="Times New Roman"/>
                <w:szCs w:val="21"/>
              </w:rPr>
              <w:t>15.3</w:t>
            </w:r>
            <w:r w:rsidRPr="004E3FFD">
              <w:rPr>
                <w:rFonts w:ascii="Times New Roman" w:eastAsia="等线" w:hAnsi="Times New Roman" w:cs="Times New Roman"/>
                <w:szCs w:val="21"/>
              </w:rPr>
              <w:t>+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CDB6AB" w14:textId="5528A267" w:rsidR="005C1FA3" w:rsidRPr="00B15107" w:rsidRDefault="005C1FA3" w:rsidP="005C1F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500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501" w:author="潘 翔宇" w:date="2019-11-29T17:14:00Z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r>
              <w:rPr>
                <w:rFonts w:ascii="Times New Roman" w:eastAsia="等线" w:hAnsi="Times New Roman" w:cs="Times New Roman"/>
                <w:szCs w:val="21"/>
              </w:rPr>
              <w:t>15.3</w:t>
            </w:r>
            <w:r w:rsidRPr="004E3FFD">
              <w:rPr>
                <w:rFonts w:ascii="Times New Roman" w:eastAsia="等线" w:hAnsi="Times New Roman" w:cs="Times New Roman"/>
                <w:szCs w:val="21"/>
              </w:rPr>
              <w:t>+</w:t>
            </w:r>
          </w:p>
        </w:tc>
      </w:tr>
      <w:tr w:rsidR="005C1FA3" w:rsidRPr="00B15107" w14:paraId="440FBE7A" w14:textId="77777777" w:rsidTr="005C1FA3">
        <w:trPr>
          <w:gridAfter w:val="1"/>
          <w:wAfter w:w="12" w:type="pct"/>
          <w:trHeight w:val="397"/>
          <w:trPrChange w:id="502" w:author="潘 翔宇" w:date="2019-11-29T17:14:00Z">
            <w:trPr>
              <w:gridAfter w:val="1"/>
              <w:wAfter w:w="36" w:type="pct"/>
              <w:trHeight w:val="397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" w:type="pct"/>
            <w:tcBorders>
              <w:top w:val="nil"/>
              <w:bottom w:val="nil"/>
              <w:right w:val="single" w:sz="6" w:space="0" w:color="auto"/>
            </w:tcBorders>
            <w:vAlign w:val="center"/>
            <w:tcPrChange w:id="503" w:author="潘 翔宇" w:date="2019-11-29T17:14:00Z">
              <w:tcPr>
                <w:tcW w:w="340" w:type="pct"/>
                <w:tcBorders>
                  <w:top w:val="nil"/>
                  <w:bottom w:val="nil"/>
                  <w:right w:val="single" w:sz="6" w:space="0" w:color="auto"/>
                </w:tcBorders>
                <w:vAlign w:val="center"/>
              </w:tcPr>
            </w:tcPrChange>
          </w:tcPr>
          <w:p w14:paraId="154AB8C5" w14:textId="77777777" w:rsidR="005C1FA3" w:rsidRPr="00B15107" w:rsidRDefault="005C1FA3" w:rsidP="005C1FA3">
            <w:pPr>
              <w:jc w:val="center"/>
              <w:rPr>
                <w:rFonts w:ascii="Times New Roman" w:eastAsia="等线" w:hAnsi="Times New Roman" w:cs="Times New Roman"/>
                <w:sz w:val="21"/>
                <w:szCs w:val="21"/>
                <w:rPrChange w:id="504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505" w:author="潘 翔宇" w:date="2019-11-29T17:14:00Z">
                <w:pPr>
                  <w:jc w:val="center"/>
                </w:pPr>
              </w:pPrChange>
            </w:pPr>
            <w:r w:rsidRPr="00B15107">
              <w:rPr>
                <w:rFonts w:ascii="Times New Roman" w:eastAsia="等线" w:hAnsi="Times New Roman" w:cs="Times New Roman"/>
                <w:szCs w:val="21"/>
                <w:rPrChange w:id="506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4</w:t>
            </w:r>
          </w:p>
        </w:tc>
        <w:tc>
          <w:tcPr>
            <w:tcW w:w="1326" w:type="pct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  <w:tcPrChange w:id="507" w:author="潘 翔宇" w:date="2019-11-29T17:14:00Z">
              <w:tcPr>
                <w:tcW w:w="1320" w:type="pct"/>
                <w:gridSpan w:val="2"/>
                <w:tcBorders>
                  <w:top w:val="nil"/>
                  <w:left w:val="single" w:sz="6" w:space="0" w:color="auto"/>
                  <w:bottom w:val="nil"/>
                  <w:right w:val="nil"/>
                </w:tcBorders>
                <w:vAlign w:val="center"/>
              </w:tcPr>
            </w:tcPrChange>
          </w:tcPr>
          <w:p w14:paraId="6E9F135D" w14:textId="77777777" w:rsidR="005C1FA3" w:rsidRPr="00B15107" w:rsidRDefault="005C1FA3" w:rsidP="005C1F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508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509" w:author="潘 翔宇" w:date="2019-11-29T17:14:00Z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r w:rsidRPr="00B15107">
              <w:rPr>
                <w:rFonts w:ascii="Times New Roman" w:eastAsia="等线" w:hAnsi="Times New Roman" w:cs="Times New Roman"/>
                <w:szCs w:val="21"/>
                <w:rPrChange w:id="510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100mg (2), 120mg (2), 140mg (2)</w:t>
            </w:r>
          </w:p>
        </w:tc>
        <w:tc>
          <w:tcPr>
            <w:tcW w:w="883" w:type="pct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  <w:tcPrChange w:id="511" w:author="潘 翔宇" w:date="2019-11-29T17:14:00Z">
              <w:tcPr>
                <w:tcW w:w="828" w:type="pct"/>
                <w:tcBorders>
                  <w:top w:val="nil"/>
                  <w:left w:val="nil"/>
                  <w:bottom w:val="nil"/>
                  <w:right w:val="single" w:sz="6" w:space="0" w:color="auto"/>
                </w:tcBorders>
                <w:vAlign w:val="center"/>
              </w:tcPr>
            </w:tcPrChange>
          </w:tcPr>
          <w:p w14:paraId="67B6C0A8" w14:textId="77777777" w:rsidR="005C1FA3" w:rsidRPr="00B15107" w:rsidRDefault="005C1FA3" w:rsidP="005C1F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512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513" w:author="潘 翔宇" w:date="2019-11-29T17:14:00Z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proofErr w:type="spellStart"/>
            <w:r w:rsidRPr="00B15107">
              <w:rPr>
                <w:rFonts w:ascii="Times New Roman" w:eastAsia="等线" w:hAnsi="Times New Roman" w:cs="Times New Roman"/>
                <w:szCs w:val="21"/>
                <w:rPrChange w:id="514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cCR</w:t>
            </w:r>
            <w:proofErr w:type="spellEnd"/>
            <w:r w:rsidRPr="00B15107">
              <w:rPr>
                <w:rFonts w:ascii="Times New Roman" w:eastAsia="等线" w:hAnsi="Times New Roman" w:cs="Times New Roman"/>
                <w:szCs w:val="21"/>
                <w:rPrChange w:id="515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 xml:space="preserve"> and </w:t>
            </w:r>
            <w:proofErr w:type="spellStart"/>
            <w:r w:rsidRPr="00B15107">
              <w:rPr>
                <w:rFonts w:ascii="Times New Roman" w:eastAsia="等线" w:hAnsi="Times New Roman" w:cs="Times New Roman"/>
                <w:szCs w:val="21"/>
                <w:rPrChange w:id="516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mCR</w:t>
            </w:r>
            <w:proofErr w:type="spellEnd"/>
          </w:p>
        </w:tc>
        <w:tc>
          <w:tcPr>
            <w:tcW w:w="1028" w:type="pct"/>
            <w:gridSpan w:val="2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  <w:tcPrChange w:id="517" w:author="潘 翔宇" w:date="2019-11-29T17:14:00Z">
              <w:tcPr>
                <w:tcW w:w="1074" w:type="pct"/>
                <w:gridSpan w:val="3"/>
                <w:tcBorders>
                  <w:top w:val="nil"/>
                  <w:left w:val="single" w:sz="6" w:space="0" w:color="auto"/>
                  <w:bottom w:val="nil"/>
                  <w:right w:val="nil"/>
                </w:tcBorders>
                <w:vAlign w:val="center"/>
              </w:tcPr>
            </w:tcPrChange>
          </w:tcPr>
          <w:p w14:paraId="6909E032" w14:textId="32889839" w:rsidR="005C1FA3" w:rsidRPr="00B15107" w:rsidRDefault="005C1FA3" w:rsidP="005C1F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518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519" w:author="潘 翔宇" w:date="2019-11-29T17:14:00Z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r w:rsidRPr="00B15107">
              <w:rPr>
                <w:rFonts w:ascii="Times New Roman" w:eastAsia="等线" w:hAnsi="Times New Roman" w:cs="Times New Roman"/>
                <w:szCs w:val="21"/>
                <w:rPrChange w:id="520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100mg (</w:t>
            </w:r>
            <w:r>
              <w:rPr>
                <w:rFonts w:ascii="Times New Roman" w:eastAsia="等线" w:hAnsi="Times New Roman" w:cs="Times New Roman"/>
                <w:szCs w:val="21"/>
              </w:rPr>
              <w:t>4</w:t>
            </w:r>
            <w:r w:rsidRPr="00B15107">
              <w:rPr>
                <w:rFonts w:ascii="Times New Roman" w:eastAsia="等线" w:hAnsi="Times New Roman" w:cs="Times New Roman"/>
                <w:szCs w:val="21"/>
                <w:rPrChange w:id="521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)</w:t>
            </w:r>
          </w:p>
        </w:tc>
        <w:tc>
          <w:tcPr>
            <w:tcW w:w="619" w:type="pct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  <w:tcPrChange w:id="522" w:author="潘 翔宇" w:date="2019-11-29T17:14:00Z">
              <w:tcPr>
                <w:tcW w:w="616" w:type="pct"/>
                <w:tcBorders>
                  <w:top w:val="nil"/>
                  <w:left w:val="nil"/>
                  <w:bottom w:val="nil"/>
                  <w:right w:val="single" w:sz="6" w:space="0" w:color="auto"/>
                </w:tcBorders>
                <w:vAlign w:val="center"/>
              </w:tcPr>
            </w:tcPrChange>
          </w:tcPr>
          <w:p w14:paraId="3AEABEF9" w14:textId="77777777" w:rsidR="005C1FA3" w:rsidRPr="00B15107" w:rsidRDefault="005C1FA3" w:rsidP="005C1F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523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524" w:author="潘 翔宇" w:date="2019-11-29T17:14:00Z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proofErr w:type="spellStart"/>
            <w:r w:rsidRPr="00B15107">
              <w:rPr>
                <w:rFonts w:ascii="Times New Roman" w:eastAsia="等线" w:hAnsi="Times New Roman" w:cs="Times New Roman"/>
                <w:szCs w:val="21"/>
                <w:rPrChange w:id="525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cCR</w:t>
            </w:r>
            <w:proofErr w:type="spellEnd"/>
            <w:r w:rsidRPr="00B15107">
              <w:rPr>
                <w:rFonts w:ascii="Times New Roman" w:eastAsia="等线" w:hAnsi="Times New Roman" w:cs="Times New Roman"/>
                <w:szCs w:val="21"/>
                <w:rPrChange w:id="526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 xml:space="preserve"> and </w:t>
            </w:r>
            <w:proofErr w:type="spellStart"/>
            <w:r w:rsidRPr="00B15107">
              <w:rPr>
                <w:rFonts w:ascii="Times New Roman" w:eastAsia="等线" w:hAnsi="Times New Roman" w:cs="Times New Roman"/>
                <w:szCs w:val="21"/>
                <w:rPrChange w:id="527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mCR</w:t>
            </w:r>
            <w:proofErr w:type="spellEnd"/>
          </w:p>
        </w:tc>
        <w:tc>
          <w:tcPr>
            <w:tcW w:w="395" w:type="pct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  <w:tcPrChange w:id="528" w:author="潘 翔宇" w:date="2019-11-29T17:14:00Z">
              <w:tcPr>
                <w:tcW w:w="393" w:type="pct"/>
                <w:tcBorders>
                  <w:top w:val="nil"/>
                  <w:left w:val="single" w:sz="6" w:space="0" w:color="auto"/>
                  <w:bottom w:val="nil"/>
                  <w:right w:val="nil"/>
                </w:tcBorders>
                <w:vAlign w:val="center"/>
              </w:tcPr>
            </w:tcPrChange>
          </w:tcPr>
          <w:p w14:paraId="5AAD2402" w14:textId="4E7F32D8" w:rsidR="005C1FA3" w:rsidRPr="00B15107" w:rsidRDefault="005C1FA3" w:rsidP="005C1F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529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530" w:author="潘 翔宇" w:date="2019-11-29T17:14:00Z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r>
              <w:rPr>
                <w:rFonts w:ascii="Times New Roman" w:eastAsia="等线" w:hAnsi="Times New Roman" w:cs="Times New Roman"/>
                <w:szCs w:val="21"/>
              </w:rPr>
              <w:t>15.3</w:t>
            </w:r>
            <w:r w:rsidRPr="004E3FFD">
              <w:rPr>
                <w:rFonts w:ascii="Times New Roman" w:eastAsia="等线" w:hAnsi="Times New Roman" w:cs="Times New Roman"/>
                <w:szCs w:val="21"/>
              </w:rPr>
              <w:t>+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vAlign w:val="center"/>
            <w:tcPrChange w:id="531" w:author="潘 翔宇" w:date="2019-11-29T17:14:00Z">
              <w:tcPr>
                <w:tcW w:w="393" w:type="pct"/>
                <w:tcBorders>
                  <w:top w:val="nil"/>
                  <w:left w:val="nil"/>
                  <w:bottom w:val="nil"/>
                  <w:right w:val="single" w:sz="6" w:space="0" w:color="auto"/>
                </w:tcBorders>
                <w:vAlign w:val="center"/>
              </w:tcPr>
            </w:tcPrChange>
          </w:tcPr>
          <w:p w14:paraId="3F4B3A7E" w14:textId="0C3618FE" w:rsidR="005C1FA3" w:rsidRPr="00B15107" w:rsidRDefault="005C1FA3" w:rsidP="005C1F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532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533" w:author="潘 翔宇" w:date="2019-11-29T17:14:00Z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r>
              <w:rPr>
                <w:rFonts w:ascii="Times New Roman" w:eastAsia="等线" w:hAnsi="Times New Roman" w:cs="Times New Roman"/>
                <w:szCs w:val="21"/>
              </w:rPr>
              <w:t>13.4</w:t>
            </w:r>
            <w:r w:rsidRPr="004E3FFD">
              <w:rPr>
                <w:rFonts w:ascii="Times New Roman" w:eastAsia="等线" w:hAnsi="Times New Roman" w:cs="Times New Roman"/>
                <w:szCs w:val="21"/>
              </w:rPr>
              <w:t>+</w:t>
            </w:r>
          </w:p>
        </w:tc>
      </w:tr>
      <w:tr w:rsidR="005C1FA3" w:rsidRPr="00B15107" w14:paraId="56C218F2" w14:textId="77777777" w:rsidTr="005C1FA3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2" w:type="pct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" w:type="pct"/>
            <w:tcBorders>
              <w:top w:val="nil"/>
              <w:bottom w:val="nil"/>
              <w:right w:val="single" w:sz="6" w:space="0" w:color="auto"/>
            </w:tcBorders>
            <w:vAlign w:val="center"/>
          </w:tcPr>
          <w:p w14:paraId="2B0B2BD5" w14:textId="77777777" w:rsidR="005C1FA3" w:rsidRPr="00B15107" w:rsidRDefault="005C1FA3" w:rsidP="005C1FA3">
            <w:pPr>
              <w:jc w:val="center"/>
              <w:rPr>
                <w:rFonts w:ascii="Times New Roman" w:eastAsia="等线" w:hAnsi="Times New Roman" w:cs="Times New Roman"/>
                <w:sz w:val="21"/>
                <w:szCs w:val="21"/>
                <w:rPrChange w:id="534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535" w:author="潘 翔宇" w:date="2019-11-29T17:14:00Z">
                <w:pPr>
                  <w:jc w:val="center"/>
                </w:pPr>
              </w:pPrChange>
            </w:pPr>
            <w:r w:rsidRPr="00B15107">
              <w:rPr>
                <w:rFonts w:ascii="Times New Roman" w:eastAsia="等线" w:hAnsi="Times New Roman" w:cs="Times New Roman"/>
                <w:szCs w:val="21"/>
                <w:rPrChange w:id="536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5</w:t>
            </w:r>
          </w:p>
        </w:tc>
        <w:tc>
          <w:tcPr>
            <w:tcW w:w="1326" w:type="pct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14:paraId="669D583A" w14:textId="77777777" w:rsidR="005C1FA3" w:rsidRPr="00B15107" w:rsidRDefault="005C1FA3" w:rsidP="005C1F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537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538" w:author="潘 翔宇" w:date="2019-11-29T17:14:00Z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r w:rsidRPr="00B15107">
              <w:rPr>
                <w:rFonts w:ascii="Times New Roman" w:eastAsia="等线" w:hAnsi="Times New Roman" w:cs="Times New Roman"/>
                <w:szCs w:val="21"/>
                <w:rPrChange w:id="539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140mg (2), 160mg (1), 180mg (1)</w:t>
            </w:r>
          </w:p>
        </w:tc>
        <w:tc>
          <w:tcPr>
            <w:tcW w:w="883" w:type="pct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14:paraId="3D4E9EB5" w14:textId="77777777" w:rsidR="005C1FA3" w:rsidRPr="00B15107" w:rsidRDefault="005C1FA3" w:rsidP="005C1F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540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541" w:author="潘 翔宇" w:date="2019-11-29T17:14:00Z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r w:rsidRPr="00B15107">
              <w:rPr>
                <w:rFonts w:ascii="Times New Roman" w:eastAsia="等线" w:hAnsi="Times New Roman" w:cs="Times New Roman"/>
                <w:szCs w:val="21"/>
                <w:rPrChange w:id="542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NR, DOD</w:t>
            </w:r>
          </w:p>
        </w:tc>
        <w:tc>
          <w:tcPr>
            <w:tcW w:w="1022" w:type="pct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14:paraId="0C2B6657" w14:textId="77777777" w:rsidR="005C1FA3" w:rsidRPr="00B15107" w:rsidRDefault="005C1FA3" w:rsidP="005C1F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543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544" w:author="潘 翔宇" w:date="2019-11-29T17:14:00Z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r w:rsidRPr="00B15107">
              <w:rPr>
                <w:rFonts w:ascii="Times New Roman" w:eastAsia="等线" w:hAnsi="Times New Roman" w:cs="Times New Roman"/>
                <w:szCs w:val="21"/>
                <w:rPrChange w:id="545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-</w:t>
            </w:r>
          </w:p>
        </w:tc>
        <w:tc>
          <w:tcPr>
            <w:tcW w:w="625" w:type="pct"/>
            <w:gridSpan w:val="2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</w:tcPr>
          <w:p w14:paraId="7801D040" w14:textId="77777777" w:rsidR="005C1FA3" w:rsidRPr="00B15107" w:rsidRDefault="005C1FA3" w:rsidP="005C1F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546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547" w:author="潘 翔宇" w:date="2019-11-29T17:14:00Z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r w:rsidRPr="00B15107">
              <w:rPr>
                <w:rFonts w:ascii="Times New Roman" w:eastAsia="等线" w:hAnsi="Times New Roman" w:cs="Times New Roman"/>
                <w:szCs w:val="21"/>
                <w:rPrChange w:id="548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-</w:t>
            </w:r>
          </w:p>
        </w:tc>
        <w:tc>
          <w:tcPr>
            <w:tcW w:w="395" w:type="pct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</w:tcPr>
          <w:p w14:paraId="789F0D60" w14:textId="404EB268" w:rsidR="005C1FA3" w:rsidRPr="00B15107" w:rsidRDefault="005C1FA3" w:rsidP="005C1F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549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550" w:author="潘 翔宇" w:date="2019-11-29T17:14:00Z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r w:rsidRPr="004E3FFD">
              <w:rPr>
                <w:rFonts w:ascii="Times New Roman" w:eastAsia="等线" w:hAnsi="Times New Roman" w:cs="Times New Roman"/>
                <w:szCs w:val="21"/>
              </w:rPr>
              <w:t>5</w:t>
            </w:r>
          </w:p>
        </w:tc>
        <w:tc>
          <w:tcPr>
            <w:tcW w:w="39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D10BE6" w14:textId="0FF353C9" w:rsidR="005C1FA3" w:rsidRPr="00B15107" w:rsidRDefault="005C1FA3" w:rsidP="005C1F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551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552" w:author="潘 翔宇" w:date="2019-11-29T17:14:00Z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r w:rsidRPr="004E3FFD">
              <w:rPr>
                <w:rFonts w:ascii="Times New Roman" w:eastAsia="等线" w:hAnsi="Times New Roman" w:cs="Times New Roman"/>
                <w:szCs w:val="21"/>
              </w:rPr>
              <w:t>0</w:t>
            </w:r>
          </w:p>
        </w:tc>
      </w:tr>
      <w:tr w:rsidR="005C1FA3" w:rsidRPr="00B15107" w14:paraId="7C0F8C75" w14:textId="77777777" w:rsidTr="005C1FA3">
        <w:trPr>
          <w:trHeight w:val="397"/>
          <w:trPrChange w:id="553" w:author="潘 翔宇" w:date="2019-11-29T17:14:00Z">
            <w:trPr>
              <w:trHeight w:val="397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" w:type="pct"/>
            <w:tcBorders>
              <w:top w:val="nil"/>
              <w:bottom w:val="nil"/>
              <w:right w:val="single" w:sz="6" w:space="0" w:color="auto"/>
            </w:tcBorders>
            <w:vAlign w:val="center"/>
            <w:tcPrChange w:id="554" w:author="潘 翔宇" w:date="2019-11-29T17:14:00Z">
              <w:tcPr>
                <w:tcW w:w="340" w:type="pct"/>
                <w:tcBorders>
                  <w:top w:val="nil"/>
                  <w:bottom w:val="nil"/>
                  <w:right w:val="single" w:sz="6" w:space="0" w:color="auto"/>
                </w:tcBorders>
                <w:vAlign w:val="center"/>
              </w:tcPr>
            </w:tcPrChange>
          </w:tcPr>
          <w:p w14:paraId="6F43E410" w14:textId="77777777" w:rsidR="005C1FA3" w:rsidRPr="00B15107" w:rsidRDefault="005C1FA3" w:rsidP="005C1FA3">
            <w:pPr>
              <w:jc w:val="center"/>
              <w:rPr>
                <w:rFonts w:ascii="Times New Roman" w:eastAsia="等线" w:hAnsi="Times New Roman" w:cs="Times New Roman"/>
                <w:b w:val="0"/>
                <w:sz w:val="21"/>
                <w:szCs w:val="21"/>
                <w:rPrChange w:id="555" w:author="user" w:date="2019-11-28T18:25:00Z">
                  <w:rPr>
                    <w:rFonts w:ascii="等线" w:eastAsia="等线" w:hAnsi="等线" w:cs="Arial"/>
                    <w:b w:val="0"/>
                    <w:sz w:val="21"/>
                    <w:szCs w:val="21"/>
                  </w:rPr>
                </w:rPrChange>
              </w:rPr>
              <w:pPrChange w:id="556" w:author="潘 翔宇" w:date="2019-11-29T17:14:00Z">
                <w:pPr>
                  <w:jc w:val="center"/>
                </w:pPr>
              </w:pPrChange>
            </w:pPr>
            <w:r w:rsidRPr="00B15107">
              <w:rPr>
                <w:rFonts w:ascii="Times New Roman" w:eastAsia="等线" w:hAnsi="Times New Roman" w:cs="Times New Roman"/>
                <w:szCs w:val="21"/>
                <w:rPrChange w:id="557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6</w:t>
            </w:r>
          </w:p>
        </w:tc>
        <w:tc>
          <w:tcPr>
            <w:tcW w:w="1326" w:type="pct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  <w:tcPrChange w:id="558" w:author="潘 翔宇" w:date="2019-11-29T17:14:00Z">
              <w:tcPr>
                <w:tcW w:w="1320" w:type="pct"/>
                <w:gridSpan w:val="2"/>
                <w:tcBorders>
                  <w:top w:val="nil"/>
                  <w:left w:val="single" w:sz="6" w:space="0" w:color="auto"/>
                  <w:bottom w:val="nil"/>
                  <w:right w:val="nil"/>
                </w:tcBorders>
                <w:vAlign w:val="center"/>
              </w:tcPr>
            </w:tcPrChange>
          </w:tcPr>
          <w:p w14:paraId="1A912616" w14:textId="77777777" w:rsidR="005C1FA3" w:rsidRPr="00B15107" w:rsidRDefault="005C1FA3" w:rsidP="005C1F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559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560" w:author="潘 翔宇" w:date="2019-11-29T17:14:00Z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r w:rsidRPr="00B15107">
              <w:rPr>
                <w:rFonts w:ascii="Times New Roman" w:eastAsia="等线" w:hAnsi="Times New Roman" w:cs="Times New Roman"/>
                <w:szCs w:val="21"/>
                <w:rPrChange w:id="561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160mg (3)</w:t>
            </w:r>
          </w:p>
        </w:tc>
        <w:tc>
          <w:tcPr>
            <w:tcW w:w="883" w:type="pct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  <w:tcPrChange w:id="562" w:author="潘 翔宇" w:date="2019-11-29T17:14:00Z">
              <w:tcPr>
                <w:tcW w:w="828" w:type="pct"/>
                <w:tcBorders>
                  <w:top w:val="nil"/>
                  <w:left w:val="nil"/>
                  <w:bottom w:val="nil"/>
                  <w:right w:val="single" w:sz="6" w:space="0" w:color="auto"/>
                </w:tcBorders>
                <w:vAlign w:val="center"/>
              </w:tcPr>
            </w:tcPrChange>
          </w:tcPr>
          <w:p w14:paraId="4D6EDF9A" w14:textId="77777777" w:rsidR="005C1FA3" w:rsidRPr="00B15107" w:rsidRDefault="005C1FA3" w:rsidP="005C1F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563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564" w:author="潘 翔宇" w:date="2019-11-29T17:14:00Z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r w:rsidRPr="00B15107">
              <w:rPr>
                <w:rFonts w:ascii="Times New Roman" w:eastAsia="等线" w:hAnsi="Times New Roman" w:cs="Times New Roman"/>
                <w:szCs w:val="21"/>
                <w:rPrChange w:id="565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PR, Relapse</w:t>
            </w:r>
          </w:p>
        </w:tc>
        <w:tc>
          <w:tcPr>
            <w:tcW w:w="1028" w:type="pct"/>
            <w:gridSpan w:val="2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  <w:tcPrChange w:id="566" w:author="潘 翔宇" w:date="2019-11-29T17:14:00Z">
              <w:tcPr>
                <w:tcW w:w="1074" w:type="pct"/>
                <w:gridSpan w:val="3"/>
                <w:tcBorders>
                  <w:top w:val="nil"/>
                  <w:left w:val="single" w:sz="6" w:space="0" w:color="auto"/>
                  <w:bottom w:val="nil"/>
                  <w:right w:val="nil"/>
                </w:tcBorders>
                <w:vAlign w:val="center"/>
              </w:tcPr>
            </w:tcPrChange>
          </w:tcPr>
          <w:p w14:paraId="3184E6F8" w14:textId="77777777" w:rsidR="005C1FA3" w:rsidRPr="00B15107" w:rsidRDefault="005C1FA3" w:rsidP="005C1F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567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568" w:author="潘 翔宇" w:date="2019-11-29T17:14:00Z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r w:rsidRPr="00B15107">
              <w:rPr>
                <w:rFonts w:ascii="Times New Roman" w:eastAsia="等线" w:hAnsi="Times New Roman" w:cs="Times New Roman"/>
                <w:szCs w:val="21"/>
                <w:rPrChange w:id="569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-</w:t>
            </w:r>
          </w:p>
        </w:tc>
        <w:tc>
          <w:tcPr>
            <w:tcW w:w="619" w:type="pct"/>
            <w:tcBorders>
              <w:top w:val="nil"/>
              <w:left w:val="nil"/>
              <w:bottom w:val="nil"/>
              <w:right w:val="single" w:sz="6" w:space="0" w:color="auto"/>
            </w:tcBorders>
            <w:vAlign w:val="center"/>
            <w:tcPrChange w:id="570" w:author="潘 翔宇" w:date="2019-11-29T17:14:00Z">
              <w:tcPr>
                <w:tcW w:w="616" w:type="pct"/>
                <w:tcBorders>
                  <w:top w:val="nil"/>
                  <w:left w:val="nil"/>
                  <w:bottom w:val="nil"/>
                  <w:right w:val="single" w:sz="6" w:space="0" w:color="auto"/>
                </w:tcBorders>
                <w:vAlign w:val="center"/>
              </w:tcPr>
            </w:tcPrChange>
          </w:tcPr>
          <w:p w14:paraId="529D91A2" w14:textId="77777777" w:rsidR="005C1FA3" w:rsidRPr="00B15107" w:rsidRDefault="005C1FA3" w:rsidP="005C1F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571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572" w:author="潘 翔宇" w:date="2019-11-29T17:14:00Z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r w:rsidRPr="00B15107">
              <w:rPr>
                <w:rFonts w:ascii="Times New Roman" w:eastAsia="等线" w:hAnsi="Times New Roman" w:cs="Times New Roman"/>
                <w:szCs w:val="21"/>
                <w:rPrChange w:id="573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-</w:t>
            </w:r>
          </w:p>
        </w:tc>
        <w:tc>
          <w:tcPr>
            <w:tcW w:w="395" w:type="pct"/>
            <w:tcBorders>
              <w:top w:val="nil"/>
              <w:left w:val="single" w:sz="6" w:space="0" w:color="auto"/>
              <w:bottom w:val="nil"/>
              <w:right w:val="nil"/>
            </w:tcBorders>
            <w:vAlign w:val="center"/>
            <w:tcPrChange w:id="574" w:author="潘 翔宇" w:date="2019-11-29T17:14:00Z">
              <w:tcPr>
                <w:tcW w:w="393" w:type="pct"/>
                <w:tcBorders>
                  <w:top w:val="nil"/>
                  <w:left w:val="single" w:sz="6" w:space="0" w:color="auto"/>
                  <w:bottom w:val="nil"/>
                  <w:right w:val="nil"/>
                </w:tcBorders>
                <w:vAlign w:val="center"/>
              </w:tcPr>
            </w:tcPrChange>
          </w:tcPr>
          <w:p w14:paraId="01E8D004" w14:textId="3868AEA2" w:rsidR="005C1FA3" w:rsidRPr="00B15107" w:rsidRDefault="005C1FA3" w:rsidP="005C1F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575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576" w:author="潘 翔宇" w:date="2019-11-29T17:14:00Z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r w:rsidRPr="004E3FFD">
              <w:rPr>
                <w:rFonts w:ascii="Times New Roman" w:eastAsia="等线" w:hAnsi="Times New Roman" w:cs="Times New Roman"/>
                <w:szCs w:val="21"/>
              </w:rPr>
              <w:t>8</w:t>
            </w:r>
          </w:p>
        </w:tc>
        <w:tc>
          <w:tcPr>
            <w:tcW w:w="407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tcPrChange w:id="577" w:author="潘 翔宇" w:date="2019-11-29T17:14:00Z">
              <w:tcPr>
                <w:tcW w:w="429" w:type="pct"/>
                <w:gridSpan w:val="2"/>
                <w:tcBorders>
                  <w:top w:val="nil"/>
                  <w:left w:val="nil"/>
                  <w:bottom w:val="nil"/>
                  <w:right w:val="single" w:sz="6" w:space="0" w:color="auto"/>
                </w:tcBorders>
                <w:vAlign w:val="center"/>
              </w:tcPr>
            </w:tcPrChange>
          </w:tcPr>
          <w:p w14:paraId="5B80ECF6" w14:textId="5D1F0C16" w:rsidR="005C1FA3" w:rsidRPr="00B15107" w:rsidRDefault="005C1FA3" w:rsidP="005C1F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578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579" w:author="潘 翔宇" w:date="2019-11-29T17:14:00Z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r w:rsidRPr="004E3FFD">
              <w:rPr>
                <w:rFonts w:ascii="Times New Roman" w:eastAsia="等线" w:hAnsi="Times New Roman" w:cs="Times New Roman"/>
                <w:szCs w:val="21"/>
              </w:rPr>
              <w:t>1.5</w:t>
            </w:r>
          </w:p>
        </w:tc>
      </w:tr>
      <w:tr w:rsidR="005C1FA3" w:rsidRPr="00B15107" w14:paraId="4A0A953B" w14:textId="77777777" w:rsidTr="005C1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trPrChange w:id="580" w:author="潘 翔宇" w:date="2019-11-29T17:14:00Z">
            <w:trPr>
              <w:trHeight w:val="397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" w:type="pct"/>
            <w:tcBorders>
              <w:top w:val="nil"/>
              <w:bottom w:val="single" w:sz="6" w:space="0" w:color="000000"/>
              <w:right w:val="single" w:sz="6" w:space="0" w:color="auto"/>
            </w:tcBorders>
            <w:vAlign w:val="center"/>
            <w:tcPrChange w:id="581" w:author="潘 翔宇" w:date="2019-11-29T17:14:00Z">
              <w:tcPr>
                <w:tcW w:w="340" w:type="pct"/>
                <w:tcBorders>
                  <w:top w:val="nil"/>
                  <w:bottom w:val="single" w:sz="6" w:space="0" w:color="000000"/>
                  <w:right w:val="single" w:sz="6" w:space="0" w:color="auto"/>
                </w:tcBorders>
                <w:vAlign w:val="center"/>
              </w:tcPr>
            </w:tcPrChange>
          </w:tcPr>
          <w:p w14:paraId="7B8C5558" w14:textId="77777777" w:rsidR="005C1FA3" w:rsidRPr="00B15107" w:rsidRDefault="005C1FA3" w:rsidP="005C1FA3">
            <w:pPr>
              <w:jc w:val="center"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582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583" w:author="潘 翔宇" w:date="2019-11-29T17:14:00Z">
                <w:pPr>
                  <w:jc w:val="center"/>
    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  </w:pPr>
              </w:pPrChange>
            </w:pPr>
            <w:r w:rsidRPr="00B15107">
              <w:rPr>
                <w:rFonts w:ascii="Times New Roman" w:eastAsia="等线" w:hAnsi="Times New Roman" w:cs="Times New Roman"/>
                <w:szCs w:val="21"/>
                <w:rPrChange w:id="584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7</w:t>
            </w:r>
          </w:p>
        </w:tc>
        <w:tc>
          <w:tcPr>
            <w:tcW w:w="1326" w:type="pct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  <w:vAlign w:val="center"/>
            <w:tcPrChange w:id="585" w:author="潘 翔宇" w:date="2019-11-29T17:14:00Z">
              <w:tcPr>
                <w:tcW w:w="1320" w:type="pct"/>
                <w:gridSpan w:val="2"/>
                <w:tcBorders>
                  <w:top w:val="nil"/>
                  <w:left w:val="single" w:sz="6" w:space="0" w:color="auto"/>
                  <w:bottom w:val="single" w:sz="6" w:space="0" w:color="auto"/>
                  <w:right w:val="nil"/>
                </w:tcBorders>
                <w:vAlign w:val="center"/>
              </w:tcPr>
            </w:tcPrChange>
          </w:tcPr>
          <w:p w14:paraId="51B30016" w14:textId="77777777" w:rsidR="005C1FA3" w:rsidRPr="00B15107" w:rsidRDefault="005C1FA3" w:rsidP="005C1F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586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587" w:author="潘 翔宇" w:date="2019-11-29T17:14:00Z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r w:rsidRPr="00B15107">
              <w:rPr>
                <w:rFonts w:ascii="Times New Roman" w:eastAsia="等线" w:hAnsi="Times New Roman" w:cs="Times New Roman"/>
                <w:szCs w:val="21"/>
                <w:rPrChange w:id="588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100mg (3)</w:t>
            </w:r>
          </w:p>
        </w:tc>
        <w:tc>
          <w:tcPr>
            <w:tcW w:w="883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vAlign w:val="center"/>
            <w:tcPrChange w:id="589" w:author="潘 翔宇" w:date="2019-11-29T17:14:00Z">
              <w:tcPr>
                <w:tcW w:w="828" w:type="pct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14:paraId="5B173437" w14:textId="77777777" w:rsidR="005C1FA3" w:rsidRPr="00B15107" w:rsidRDefault="005C1FA3" w:rsidP="005C1F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590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591" w:author="潘 翔宇" w:date="2019-11-29T17:14:00Z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proofErr w:type="spellStart"/>
            <w:r w:rsidRPr="00B15107">
              <w:rPr>
                <w:rFonts w:ascii="Times New Roman" w:eastAsia="等线" w:hAnsi="Times New Roman" w:cs="Times New Roman"/>
                <w:szCs w:val="21"/>
                <w:rPrChange w:id="592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cCR</w:t>
            </w:r>
            <w:proofErr w:type="spellEnd"/>
            <w:r w:rsidRPr="00B15107">
              <w:rPr>
                <w:rFonts w:ascii="Times New Roman" w:eastAsia="等线" w:hAnsi="Times New Roman" w:cs="Times New Roman"/>
                <w:szCs w:val="21"/>
                <w:rPrChange w:id="593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 xml:space="preserve"> and </w:t>
            </w:r>
            <w:proofErr w:type="spellStart"/>
            <w:r w:rsidRPr="00B15107">
              <w:rPr>
                <w:rFonts w:ascii="Times New Roman" w:eastAsia="等线" w:hAnsi="Times New Roman" w:cs="Times New Roman"/>
                <w:szCs w:val="21"/>
                <w:rPrChange w:id="594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mCR</w:t>
            </w:r>
            <w:proofErr w:type="spellEnd"/>
          </w:p>
        </w:tc>
        <w:tc>
          <w:tcPr>
            <w:tcW w:w="1028" w:type="pct"/>
            <w:gridSpan w:val="2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  <w:vAlign w:val="center"/>
            <w:tcPrChange w:id="595" w:author="潘 翔宇" w:date="2019-11-29T17:14:00Z">
              <w:tcPr>
                <w:tcW w:w="1074" w:type="pct"/>
                <w:gridSpan w:val="3"/>
                <w:tcBorders>
                  <w:top w:val="nil"/>
                  <w:left w:val="single" w:sz="6" w:space="0" w:color="auto"/>
                  <w:bottom w:val="single" w:sz="6" w:space="0" w:color="auto"/>
                  <w:right w:val="nil"/>
                </w:tcBorders>
                <w:vAlign w:val="center"/>
              </w:tcPr>
            </w:tcPrChange>
          </w:tcPr>
          <w:p w14:paraId="243B1539" w14:textId="09B8553F" w:rsidR="005C1FA3" w:rsidRPr="00B15107" w:rsidRDefault="005C1FA3" w:rsidP="005C1F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596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597" w:author="潘 翔宇" w:date="2019-11-29T17:14:00Z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r w:rsidRPr="00B15107">
              <w:rPr>
                <w:rFonts w:ascii="Times New Roman" w:eastAsia="等线" w:hAnsi="Times New Roman" w:cs="Times New Roman"/>
                <w:szCs w:val="21"/>
                <w:rPrChange w:id="598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100mg (</w:t>
            </w:r>
            <w:r>
              <w:rPr>
                <w:rFonts w:ascii="Times New Roman" w:eastAsia="等线" w:hAnsi="Times New Roman" w:cs="Times New Roman"/>
                <w:szCs w:val="21"/>
              </w:rPr>
              <w:t>2</w:t>
            </w:r>
            <w:r w:rsidRPr="00B15107">
              <w:rPr>
                <w:rFonts w:ascii="Times New Roman" w:eastAsia="等线" w:hAnsi="Times New Roman" w:cs="Times New Roman"/>
                <w:szCs w:val="21"/>
                <w:rPrChange w:id="599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)</w:t>
            </w:r>
          </w:p>
        </w:tc>
        <w:tc>
          <w:tcPr>
            <w:tcW w:w="619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vAlign w:val="center"/>
            <w:tcPrChange w:id="600" w:author="潘 翔宇" w:date="2019-11-29T17:14:00Z">
              <w:tcPr>
                <w:tcW w:w="616" w:type="pct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14:paraId="09A9ED20" w14:textId="77777777" w:rsidR="005C1FA3" w:rsidRPr="00B15107" w:rsidRDefault="005C1FA3" w:rsidP="005C1F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601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602" w:author="潘 翔宇" w:date="2019-11-29T17:14:00Z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proofErr w:type="spellStart"/>
            <w:r w:rsidRPr="00B15107">
              <w:rPr>
                <w:rFonts w:ascii="Times New Roman" w:eastAsia="等线" w:hAnsi="Times New Roman" w:cs="Times New Roman"/>
                <w:szCs w:val="21"/>
                <w:rPrChange w:id="603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cCR</w:t>
            </w:r>
            <w:proofErr w:type="spellEnd"/>
            <w:r w:rsidRPr="00B15107">
              <w:rPr>
                <w:rFonts w:ascii="Times New Roman" w:eastAsia="等线" w:hAnsi="Times New Roman" w:cs="Times New Roman"/>
                <w:szCs w:val="21"/>
                <w:rPrChange w:id="604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 xml:space="preserve"> and </w:t>
            </w:r>
            <w:proofErr w:type="spellStart"/>
            <w:r w:rsidRPr="00B15107">
              <w:rPr>
                <w:rFonts w:ascii="Times New Roman" w:eastAsia="等线" w:hAnsi="Times New Roman" w:cs="Times New Roman"/>
                <w:szCs w:val="21"/>
                <w:rPrChange w:id="605" w:author="user" w:date="2019-11-28T18:25:00Z">
                  <w:rPr>
                    <w:rFonts w:ascii="等线" w:eastAsia="等线" w:hAnsi="等线" w:cs="Arial"/>
                    <w:szCs w:val="21"/>
                  </w:rPr>
                </w:rPrChange>
              </w:rPr>
              <w:t>mCR</w:t>
            </w:r>
            <w:proofErr w:type="spellEnd"/>
          </w:p>
        </w:tc>
        <w:tc>
          <w:tcPr>
            <w:tcW w:w="395" w:type="pct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  <w:vAlign w:val="center"/>
            <w:tcPrChange w:id="606" w:author="潘 翔宇" w:date="2019-11-29T17:14:00Z">
              <w:tcPr>
                <w:tcW w:w="393" w:type="pct"/>
                <w:tcBorders>
                  <w:top w:val="nil"/>
                  <w:left w:val="single" w:sz="6" w:space="0" w:color="auto"/>
                  <w:bottom w:val="single" w:sz="6" w:space="0" w:color="auto"/>
                  <w:right w:val="nil"/>
                </w:tcBorders>
                <w:vAlign w:val="center"/>
              </w:tcPr>
            </w:tcPrChange>
          </w:tcPr>
          <w:p w14:paraId="56FA87B1" w14:textId="54D2A262" w:rsidR="005C1FA3" w:rsidRPr="00B15107" w:rsidRDefault="005C1FA3" w:rsidP="005C1F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607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608" w:author="潘 翔宇" w:date="2019-11-29T17:14:00Z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r>
              <w:rPr>
                <w:rFonts w:ascii="Times New Roman" w:eastAsia="等线" w:hAnsi="Times New Roman" w:cs="Times New Roman"/>
                <w:szCs w:val="21"/>
              </w:rPr>
              <w:t>11.4</w:t>
            </w:r>
            <w:r w:rsidRPr="004E3FFD">
              <w:rPr>
                <w:rFonts w:ascii="Times New Roman" w:eastAsia="等线" w:hAnsi="Times New Roman" w:cs="Times New Roman"/>
                <w:szCs w:val="21"/>
              </w:rPr>
              <w:t>+</w:t>
            </w:r>
          </w:p>
        </w:tc>
        <w:tc>
          <w:tcPr>
            <w:tcW w:w="407" w:type="pct"/>
            <w:gridSpan w:val="2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  <w:tcPrChange w:id="609" w:author="潘 翔宇" w:date="2019-11-29T17:14:00Z">
              <w:tcPr>
                <w:tcW w:w="429" w:type="pct"/>
                <w:gridSpan w:val="2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14:paraId="64346B70" w14:textId="055581DF" w:rsidR="005C1FA3" w:rsidRPr="00B15107" w:rsidRDefault="005C1FA3" w:rsidP="005C1F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等线" w:hAnsi="Times New Roman" w:cs="Times New Roman"/>
                <w:sz w:val="21"/>
                <w:szCs w:val="21"/>
                <w:rPrChange w:id="610" w:author="user" w:date="2019-11-28T18:25:00Z">
                  <w:rPr>
                    <w:rFonts w:ascii="等线" w:eastAsia="等线" w:hAnsi="等线" w:cs="Arial"/>
                    <w:sz w:val="21"/>
                    <w:szCs w:val="21"/>
                  </w:rPr>
                </w:rPrChange>
              </w:rPr>
              <w:pPrChange w:id="611" w:author="潘 翔宇" w:date="2019-11-29T17:14:00Z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r>
              <w:rPr>
                <w:rFonts w:ascii="Times New Roman" w:eastAsia="等线" w:hAnsi="Times New Roman" w:cs="Times New Roman"/>
                <w:szCs w:val="21"/>
              </w:rPr>
              <w:t>11</w:t>
            </w:r>
            <w:r w:rsidRPr="004E3FFD">
              <w:rPr>
                <w:rFonts w:ascii="Times New Roman" w:eastAsia="等线" w:hAnsi="Times New Roman" w:cs="Times New Roman"/>
                <w:szCs w:val="21"/>
              </w:rPr>
              <w:t>+</w:t>
            </w:r>
          </w:p>
        </w:tc>
      </w:tr>
    </w:tbl>
    <w:bookmarkEnd w:id="361"/>
    <w:bookmarkEnd w:id="362"/>
    <w:bookmarkEnd w:id="363"/>
    <w:bookmarkEnd w:id="364"/>
    <w:bookmarkEnd w:id="365"/>
    <w:bookmarkEnd w:id="366"/>
    <w:p w14:paraId="130BE7B5" w14:textId="603E46ED" w:rsidR="003D3B9A" w:rsidRPr="00B15107" w:rsidRDefault="003D3B9A" w:rsidP="003D3B9A">
      <w:pPr>
        <w:spacing w:line="480" w:lineRule="auto"/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612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</w:pPr>
      <w:r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613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>Supplemental Table 3. Treatment</w:t>
      </w:r>
      <w:ins w:id="614" w:author="user" w:date="2019-11-28T18:17:00Z">
        <w:r w:rsidR="002D1C65" w:rsidRPr="00B15107">
          <w:rPr>
            <w:rFonts w:ascii="Times New Roman" w:eastAsia="等线" w:hAnsi="Times New Roman" w:cs="Times New Roman"/>
            <w:b/>
            <w:bCs/>
            <w:noProof/>
            <w:color w:val="000000" w:themeColor="text1"/>
            <w:rPrChange w:id="615" w:author="user" w:date="2019-11-28T18:25:00Z">
              <w:rPr>
                <w:rFonts w:ascii="等线" w:eastAsia="等线" w:hAnsi="等线"/>
                <w:b/>
                <w:bCs/>
                <w:noProof/>
                <w:color w:val="000000" w:themeColor="text1"/>
              </w:rPr>
            </w:rPrChange>
          </w:rPr>
          <w:t>s</w:t>
        </w:r>
      </w:ins>
      <w:r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616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 xml:space="preserve"> and outcomes of nivolumab infusion</w:t>
      </w:r>
      <w:ins w:id="617" w:author="user" w:date="2019-11-28T18:17:00Z">
        <w:r w:rsidR="002D1C65" w:rsidRPr="00B15107">
          <w:rPr>
            <w:rFonts w:ascii="Times New Roman" w:eastAsia="等线" w:hAnsi="Times New Roman" w:cs="Times New Roman"/>
            <w:b/>
            <w:bCs/>
            <w:noProof/>
            <w:color w:val="000000" w:themeColor="text1"/>
            <w:rPrChange w:id="618" w:author="user" w:date="2019-11-28T18:25:00Z">
              <w:rPr>
                <w:rFonts w:ascii="等线" w:eastAsia="等线" w:hAnsi="等线"/>
                <w:b/>
                <w:bCs/>
                <w:noProof/>
                <w:color w:val="000000" w:themeColor="text1"/>
              </w:rPr>
            </w:rPrChange>
          </w:rPr>
          <w:t>s</w:t>
        </w:r>
      </w:ins>
      <w:r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619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>.</w:t>
      </w:r>
    </w:p>
    <w:p w14:paraId="4AC4B41D" w14:textId="1884AD0A" w:rsidR="003D3B9A" w:rsidRPr="00B15107" w:rsidRDefault="003D3B9A" w:rsidP="003D3B9A">
      <w:pPr>
        <w:rPr>
          <w:rFonts w:ascii="Times New Roman" w:eastAsia="等线" w:hAnsi="Times New Roman" w:cs="Times New Roman"/>
          <w:rPrChange w:id="620" w:author="user" w:date="2019-11-28T18:25:00Z">
            <w:rPr>
              <w:rFonts w:ascii="等线" w:eastAsia="等线" w:hAnsi="等线"/>
            </w:rPr>
          </w:rPrChange>
        </w:rPr>
      </w:pPr>
      <w:proofErr w:type="spellStart"/>
      <w:r w:rsidRPr="00B15107">
        <w:rPr>
          <w:rFonts w:ascii="Times New Roman" w:eastAsia="等线" w:hAnsi="Times New Roman" w:cs="Times New Roman"/>
          <w:rPrChange w:id="621" w:author="user" w:date="2019-11-28T18:25:00Z">
            <w:rPr>
              <w:rFonts w:ascii="等线" w:eastAsia="等线" w:hAnsi="等线"/>
            </w:rPr>
          </w:rPrChange>
        </w:rPr>
        <w:t>Abbr</w:t>
      </w:r>
      <w:proofErr w:type="spellEnd"/>
      <w:del w:id="622" w:author="user" w:date="2019-11-28T18:17:00Z">
        <w:r w:rsidRPr="00B15107" w:rsidDel="002D1C65">
          <w:rPr>
            <w:rFonts w:ascii="Times New Roman" w:eastAsia="等线" w:hAnsi="Times New Roman" w:cs="Times New Roman"/>
            <w:rPrChange w:id="623" w:author="user" w:date="2019-11-28T18:25:00Z">
              <w:rPr>
                <w:rFonts w:ascii="等线" w:eastAsia="等线" w:hAnsi="等线"/>
              </w:rPr>
            </w:rPrChange>
          </w:rPr>
          <w:delText xml:space="preserve">. </w:delText>
        </w:r>
      </w:del>
      <w:ins w:id="624" w:author="user" w:date="2019-11-28T18:17:00Z">
        <w:r w:rsidR="002D1C65" w:rsidRPr="00B15107">
          <w:rPr>
            <w:rFonts w:ascii="Times New Roman" w:eastAsia="等线" w:hAnsi="Times New Roman" w:cs="Times New Roman"/>
            <w:rPrChange w:id="625" w:author="user" w:date="2019-11-28T18:25:00Z">
              <w:rPr>
                <w:rFonts w:ascii="等线" w:eastAsia="等线" w:hAnsi="等线"/>
              </w:rPr>
            </w:rPrChange>
          </w:rPr>
          <w:t xml:space="preserve">: </w:t>
        </w:r>
      </w:ins>
      <w:del w:id="626" w:author="user" w:date="2019-11-28T18:17:00Z">
        <w:r w:rsidRPr="00B15107" w:rsidDel="002D1C65">
          <w:rPr>
            <w:rFonts w:ascii="Times New Roman" w:eastAsia="等线" w:hAnsi="Times New Roman" w:cs="Times New Roman"/>
            <w:rPrChange w:id="627" w:author="user" w:date="2019-11-28T18:25:00Z">
              <w:rPr>
                <w:rFonts w:ascii="等线" w:eastAsia="等线" w:hAnsi="等线"/>
              </w:rPr>
            </w:rPrChange>
          </w:rPr>
          <w:delText xml:space="preserve">NR no response; </w:delText>
        </w:r>
      </w:del>
      <w:proofErr w:type="spellStart"/>
      <w:r w:rsidRPr="00B15107">
        <w:rPr>
          <w:rFonts w:ascii="Times New Roman" w:eastAsia="等线" w:hAnsi="Times New Roman" w:cs="Times New Roman"/>
          <w:rPrChange w:id="628" w:author="user" w:date="2019-11-28T18:25:00Z">
            <w:rPr>
              <w:rFonts w:ascii="等线" w:eastAsia="等线" w:hAnsi="等线"/>
            </w:rPr>
          </w:rPrChange>
        </w:rPr>
        <w:t>cCR</w:t>
      </w:r>
      <w:proofErr w:type="spellEnd"/>
      <w:ins w:id="629" w:author="user" w:date="2019-11-28T18:17:00Z">
        <w:r w:rsidR="002D1C65" w:rsidRPr="00B15107">
          <w:rPr>
            <w:rFonts w:ascii="Times New Roman" w:eastAsia="等线" w:hAnsi="Times New Roman" w:cs="Times New Roman"/>
            <w:rPrChange w:id="630" w:author="user" w:date="2019-11-28T18:25:00Z">
              <w:rPr>
                <w:rFonts w:ascii="等线" w:eastAsia="等线" w:hAnsi="等线"/>
              </w:rPr>
            </w:rPrChange>
          </w:rPr>
          <w:t>,</w:t>
        </w:r>
      </w:ins>
      <w:r w:rsidRPr="00B15107">
        <w:rPr>
          <w:rFonts w:ascii="Times New Roman" w:eastAsia="等线" w:hAnsi="Times New Roman" w:cs="Times New Roman"/>
          <w:rPrChange w:id="631" w:author="user" w:date="2019-11-28T18:25:00Z">
            <w:rPr>
              <w:rFonts w:ascii="等线" w:eastAsia="等线" w:hAnsi="等线"/>
            </w:rPr>
          </w:rPrChange>
        </w:rPr>
        <w:t xml:space="preserve"> clinical complete response; </w:t>
      </w:r>
      <w:proofErr w:type="spellStart"/>
      <w:r w:rsidRPr="00B15107">
        <w:rPr>
          <w:rFonts w:ascii="Times New Roman" w:eastAsia="等线" w:hAnsi="Times New Roman" w:cs="Times New Roman"/>
          <w:rPrChange w:id="632" w:author="user" w:date="2019-11-28T18:25:00Z">
            <w:rPr>
              <w:rFonts w:ascii="等线" w:eastAsia="等线" w:hAnsi="等线"/>
            </w:rPr>
          </w:rPrChange>
        </w:rPr>
        <w:t>mCR</w:t>
      </w:r>
      <w:proofErr w:type="spellEnd"/>
      <w:ins w:id="633" w:author="user" w:date="2019-11-28T18:17:00Z">
        <w:r w:rsidR="002D1C65" w:rsidRPr="00B15107">
          <w:rPr>
            <w:rFonts w:ascii="Times New Roman" w:eastAsia="等线" w:hAnsi="Times New Roman" w:cs="Times New Roman"/>
            <w:rPrChange w:id="634" w:author="user" w:date="2019-11-28T18:25:00Z">
              <w:rPr>
                <w:rFonts w:ascii="等线" w:eastAsia="等线" w:hAnsi="等线"/>
              </w:rPr>
            </w:rPrChange>
          </w:rPr>
          <w:t>,</w:t>
        </w:r>
      </w:ins>
      <w:r w:rsidRPr="00B15107">
        <w:rPr>
          <w:rFonts w:ascii="Times New Roman" w:eastAsia="等线" w:hAnsi="Times New Roman" w:cs="Times New Roman"/>
          <w:rPrChange w:id="635" w:author="user" w:date="2019-11-28T18:25:00Z">
            <w:rPr>
              <w:rFonts w:ascii="等线" w:eastAsia="等线" w:hAnsi="等线"/>
            </w:rPr>
          </w:rPrChange>
        </w:rPr>
        <w:t xml:space="preserve"> molecular complete response; PR</w:t>
      </w:r>
      <w:ins w:id="636" w:author="user" w:date="2019-11-28T18:17:00Z">
        <w:r w:rsidR="002D1C65" w:rsidRPr="00B15107">
          <w:rPr>
            <w:rFonts w:ascii="Times New Roman" w:eastAsia="等线" w:hAnsi="Times New Roman" w:cs="Times New Roman"/>
            <w:rPrChange w:id="637" w:author="user" w:date="2019-11-28T18:25:00Z">
              <w:rPr>
                <w:rFonts w:ascii="等线" w:eastAsia="等线" w:hAnsi="等线"/>
              </w:rPr>
            </w:rPrChange>
          </w:rPr>
          <w:t>,</w:t>
        </w:r>
      </w:ins>
      <w:r w:rsidRPr="00B15107">
        <w:rPr>
          <w:rFonts w:ascii="Times New Roman" w:eastAsia="等线" w:hAnsi="Times New Roman" w:cs="Times New Roman"/>
          <w:rPrChange w:id="638" w:author="user" w:date="2019-11-28T18:25:00Z">
            <w:rPr>
              <w:rFonts w:ascii="等线" w:eastAsia="等线" w:hAnsi="等线"/>
            </w:rPr>
          </w:rPrChange>
        </w:rPr>
        <w:t xml:space="preserve"> partial response; </w:t>
      </w:r>
      <w:ins w:id="639" w:author="user" w:date="2019-11-28T18:17:00Z">
        <w:r w:rsidR="002D1C65" w:rsidRPr="00B15107">
          <w:rPr>
            <w:rFonts w:ascii="Times New Roman" w:eastAsia="等线" w:hAnsi="Times New Roman" w:cs="Times New Roman"/>
            <w:rPrChange w:id="640" w:author="user" w:date="2019-11-28T18:25:00Z">
              <w:rPr>
                <w:rFonts w:ascii="等线" w:eastAsia="等线" w:hAnsi="等线"/>
              </w:rPr>
            </w:rPrChange>
          </w:rPr>
          <w:t xml:space="preserve">NR, no response; </w:t>
        </w:r>
      </w:ins>
      <w:r w:rsidRPr="00B15107">
        <w:rPr>
          <w:rFonts w:ascii="Times New Roman" w:eastAsia="等线" w:hAnsi="Times New Roman" w:cs="Times New Roman"/>
          <w:rPrChange w:id="641" w:author="user" w:date="2019-11-28T18:25:00Z">
            <w:rPr>
              <w:rFonts w:ascii="等线" w:eastAsia="等线" w:hAnsi="等线"/>
            </w:rPr>
          </w:rPrChange>
        </w:rPr>
        <w:t>DOD</w:t>
      </w:r>
      <w:ins w:id="642" w:author="user" w:date="2019-11-28T18:18:00Z">
        <w:r w:rsidR="002D1C65" w:rsidRPr="00B15107">
          <w:rPr>
            <w:rFonts w:ascii="Times New Roman" w:eastAsia="等线" w:hAnsi="Times New Roman" w:cs="Times New Roman"/>
            <w:rPrChange w:id="643" w:author="user" w:date="2019-11-28T18:25:00Z">
              <w:rPr>
                <w:rFonts w:ascii="等线" w:eastAsia="等线" w:hAnsi="等线"/>
              </w:rPr>
            </w:rPrChange>
          </w:rPr>
          <w:t>,</w:t>
        </w:r>
      </w:ins>
      <w:r w:rsidRPr="00B15107">
        <w:rPr>
          <w:rFonts w:ascii="Times New Roman" w:eastAsia="等线" w:hAnsi="Times New Roman" w:cs="Times New Roman"/>
          <w:rPrChange w:id="644" w:author="user" w:date="2019-11-28T18:25:00Z">
            <w:rPr>
              <w:rFonts w:ascii="等线" w:eastAsia="等线" w:hAnsi="等线"/>
            </w:rPr>
          </w:rPrChange>
        </w:rPr>
        <w:t xml:space="preserve"> dead of disease; RFS</w:t>
      </w:r>
      <w:ins w:id="645" w:author="user" w:date="2019-11-28T18:18:00Z">
        <w:r w:rsidR="002D1C65" w:rsidRPr="00B15107">
          <w:rPr>
            <w:rFonts w:ascii="Times New Roman" w:eastAsia="等线" w:hAnsi="Times New Roman" w:cs="Times New Roman"/>
            <w:rPrChange w:id="646" w:author="user" w:date="2019-11-28T18:25:00Z">
              <w:rPr>
                <w:rFonts w:ascii="等线" w:eastAsia="等线" w:hAnsi="等线"/>
              </w:rPr>
            </w:rPrChange>
          </w:rPr>
          <w:t>,</w:t>
        </w:r>
      </w:ins>
      <w:r w:rsidRPr="00B15107">
        <w:rPr>
          <w:rFonts w:ascii="Times New Roman" w:eastAsia="等线" w:hAnsi="Times New Roman" w:cs="Times New Roman"/>
          <w:rPrChange w:id="647" w:author="user" w:date="2019-11-28T18:25:00Z">
            <w:rPr>
              <w:rFonts w:ascii="等线" w:eastAsia="等线" w:hAnsi="等线"/>
            </w:rPr>
          </w:rPrChange>
        </w:rPr>
        <w:t xml:space="preserve"> relapse-free survival.</w:t>
      </w:r>
    </w:p>
    <w:p w14:paraId="4AE7D790" w14:textId="77777777" w:rsidR="003D3B9A" w:rsidRPr="00B15107" w:rsidRDefault="003D3B9A" w:rsidP="009B2B85">
      <w:pPr>
        <w:spacing w:beforeLines="50" w:before="156" w:afterLines="50" w:after="156"/>
        <w:jc w:val="center"/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648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</w:pPr>
    </w:p>
    <w:p w14:paraId="141D9F51" w14:textId="77777777" w:rsidR="00BB3DB0" w:rsidRDefault="00BB3DB0" w:rsidP="009B2B85">
      <w:pPr>
        <w:spacing w:beforeLines="50" w:before="156" w:afterLines="50" w:after="156"/>
        <w:jc w:val="center"/>
        <w:rPr>
          <w:ins w:id="649" w:author="潘 翔宇" w:date="2019-11-29T14:27:00Z"/>
          <w:rFonts w:ascii="Times New Roman" w:eastAsia="等线" w:hAnsi="Times New Roman" w:cs="Times New Roman"/>
          <w:b/>
          <w:bCs/>
          <w:noProof/>
          <w:color w:val="000000" w:themeColor="text1"/>
        </w:rPr>
        <w:sectPr w:rsidR="00BB3DB0" w:rsidSect="00BB3DB0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</w:p>
    <w:p w14:paraId="55BC5D36" w14:textId="40B252C1" w:rsidR="003D3B9A" w:rsidDel="00BB3DB0" w:rsidRDefault="003D3B9A" w:rsidP="00BB3DB0">
      <w:pPr>
        <w:widowControl/>
        <w:jc w:val="left"/>
        <w:rPr>
          <w:del w:id="650" w:author="潘 翔宇" w:date="2019-11-29T14:27:00Z"/>
          <w:rFonts w:ascii="Times New Roman" w:eastAsia="等线" w:hAnsi="Times New Roman" w:cs="Times New Roman"/>
          <w:b/>
          <w:bCs/>
          <w:noProof/>
          <w:color w:val="000000" w:themeColor="text1"/>
        </w:rPr>
      </w:pPr>
    </w:p>
    <w:p w14:paraId="4E9C023F" w14:textId="18AE779F" w:rsidR="003D3B9A" w:rsidRPr="00B15107" w:rsidDel="00BB3DB0" w:rsidRDefault="003D3B9A">
      <w:pPr>
        <w:widowControl/>
        <w:jc w:val="left"/>
        <w:rPr>
          <w:del w:id="651" w:author="潘 翔宇" w:date="2019-11-29T14:27:00Z"/>
          <w:rFonts w:ascii="Times New Roman" w:eastAsia="等线" w:hAnsi="Times New Roman" w:cs="Times New Roman"/>
          <w:b/>
          <w:bCs/>
          <w:noProof/>
          <w:color w:val="000000" w:themeColor="text1"/>
          <w:rPrChange w:id="652" w:author="user" w:date="2019-11-28T18:25:00Z">
            <w:rPr>
              <w:del w:id="653" w:author="潘 翔宇" w:date="2019-11-29T14:27:00Z"/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</w:pPr>
      <w:del w:id="654" w:author="潘 翔宇" w:date="2019-11-29T14:27:00Z">
        <w:r w:rsidRPr="00B15107" w:rsidDel="00BB3DB0">
          <w:rPr>
            <w:rFonts w:ascii="Times New Roman" w:eastAsia="等线" w:hAnsi="Times New Roman" w:cs="Times New Roman"/>
            <w:b/>
            <w:bCs/>
            <w:noProof/>
            <w:color w:val="000000" w:themeColor="text1"/>
            <w:rPrChange w:id="655" w:author="user" w:date="2019-11-28T18:25:00Z">
              <w:rPr>
                <w:rFonts w:ascii="等线" w:eastAsia="等线" w:hAnsi="等线"/>
                <w:b/>
                <w:bCs/>
                <w:noProof/>
                <w:color w:val="000000" w:themeColor="text1"/>
              </w:rPr>
            </w:rPrChange>
          </w:rPr>
          <w:br w:type="page"/>
        </w:r>
      </w:del>
    </w:p>
    <w:p w14:paraId="739A86A2" w14:textId="77777777" w:rsidR="003D3B9A" w:rsidRPr="00B15107" w:rsidRDefault="003D3B9A">
      <w:pPr>
        <w:widowControl/>
        <w:jc w:val="left"/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656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pPrChange w:id="657" w:author="潘 翔宇" w:date="2019-11-29T14:27:00Z">
          <w:pPr>
            <w:spacing w:beforeLines="50" w:before="156" w:afterLines="50" w:after="156"/>
            <w:jc w:val="center"/>
          </w:pPr>
        </w:pPrChange>
      </w:pPr>
    </w:p>
    <w:p w14:paraId="68C11C73" w14:textId="44D1DA94" w:rsidR="003D3B9A" w:rsidRPr="004B136C" w:rsidRDefault="003D3B9A" w:rsidP="009B2B85">
      <w:pPr>
        <w:spacing w:beforeLines="50" w:before="156" w:afterLines="50" w:after="156"/>
        <w:jc w:val="center"/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658" w:author="潘 翔宇" w:date="2019-11-28T19:37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</w:pPr>
      <w:del w:id="659" w:author="潘 翔宇" w:date="2019-11-28T19:37:00Z">
        <w:r w:rsidRPr="00B15107" w:rsidDel="004B136C">
          <w:rPr>
            <w:rFonts w:ascii="Times New Roman" w:eastAsia="等线" w:hAnsi="Times New Roman" w:cs="Times New Roman"/>
            <w:b/>
            <w:bCs/>
            <w:noProof/>
            <w:color w:val="000000" w:themeColor="text1"/>
            <w:rPrChange w:id="660" w:author="user" w:date="2019-11-28T18:25:00Z">
              <w:rPr>
                <w:rFonts w:ascii="等线" w:eastAsia="等线" w:hAnsi="等线"/>
                <w:b/>
                <w:bCs/>
                <w:noProof/>
                <w:color w:val="000000" w:themeColor="text1"/>
              </w:rPr>
            </w:rPrChange>
          </w:rPr>
          <w:drawing>
            <wp:inline distT="0" distB="0" distL="0" distR="0" wp14:anchorId="5E27FF94" wp14:editId="2A274005">
              <wp:extent cx="5274310" cy="1409021"/>
              <wp:effectExtent l="0" t="0" r="2540" b="1270"/>
              <wp:docPr id="4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140902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661" w:author="潘 翔宇" w:date="2019-11-28T19:37:00Z">
        <w:r w:rsidR="004B136C">
          <w:rPr>
            <w:noProof/>
          </w:rPr>
          <w:drawing>
            <wp:inline distT="0" distB="0" distL="0" distR="0" wp14:anchorId="1745181F" wp14:editId="017605AD">
              <wp:extent cx="5274310" cy="1407795"/>
              <wp:effectExtent l="0" t="0" r="2540" b="1905"/>
              <wp:docPr id="3" name="图片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140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9371383" w14:textId="22277732" w:rsidR="00212468" w:rsidRPr="00B15107" w:rsidRDefault="0015270E" w:rsidP="00212468">
      <w:pPr>
        <w:spacing w:beforeLines="50" w:before="156" w:afterLines="50" w:after="156"/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662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</w:pPr>
      <w:r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663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>Supplementa</w:t>
      </w:r>
      <w:r w:rsidR="004D538B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664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>l</w:t>
      </w:r>
      <w:r w:rsidR="00164818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665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 xml:space="preserve"> Fig</w:t>
      </w:r>
      <w:r w:rsidR="004D538B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666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 xml:space="preserve">ure </w:t>
      </w:r>
      <w:r w:rsidR="00164818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667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>1</w:t>
      </w:r>
      <w:r w:rsidR="004D538B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668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>.</w:t>
      </w:r>
      <w:r w:rsidR="00164818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669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 xml:space="preserve"> </w:t>
      </w:r>
      <w:r w:rsidR="009B2B85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670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 xml:space="preserve"> Dynamics of </w:t>
      </w:r>
      <w:r w:rsidR="009C0404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671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>c</w:t>
      </w:r>
      <w:r w:rsidR="009B2B85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672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 xml:space="preserve">linical and </w:t>
      </w:r>
      <w:r w:rsidR="009C0404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673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>l</w:t>
      </w:r>
      <w:r w:rsidR="009B2B85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674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 xml:space="preserve">aboratory </w:t>
      </w:r>
      <w:r w:rsidR="009C0404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675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>p</w:t>
      </w:r>
      <w:r w:rsidR="009B2B85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676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 xml:space="preserve">arameters after </w:t>
      </w:r>
      <w:r w:rsidR="009C0404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677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>n</w:t>
      </w:r>
      <w:r w:rsidR="009B2B85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678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 xml:space="preserve">ivolumab </w:t>
      </w:r>
      <w:r w:rsidR="009C0404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679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>i</w:t>
      </w:r>
      <w:r w:rsidR="009B2B85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680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 xml:space="preserve">nfusions in </w:t>
      </w:r>
      <w:r w:rsidR="00C02746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681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 xml:space="preserve">two </w:t>
      </w:r>
      <w:r w:rsidR="009B2B85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682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>patients without clinical complete response</w:t>
      </w:r>
      <w:r w:rsidR="00212468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683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>.</w:t>
      </w:r>
    </w:p>
    <w:p w14:paraId="20F43ACB" w14:textId="6D04A019" w:rsidR="00212468" w:rsidRPr="00B15107" w:rsidRDefault="00212468" w:rsidP="00212468">
      <w:pPr>
        <w:spacing w:beforeLines="50" w:before="156" w:afterLines="50" w:after="156"/>
        <w:rPr>
          <w:rFonts w:ascii="Times New Roman" w:eastAsia="等线" w:hAnsi="Times New Roman" w:cs="Times New Roman"/>
          <w:rPrChange w:id="684" w:author="user" w:date="2019-11-28T18:25:00Z">
            <w:rPr>
              <w:rFonts w:ascii="等线" w:eastAsia="等线" w:hAnsi="等线" w:cs="Times New Roman"/>
            </w:rPr>
          </w:rPrChange>
        </w:rPr>
      </w:pPr>
      <w:del w:id="685" w:author="user" w:date="2019-11-28T18:18:00Z">
        <w:r w:rsidRPr="00B15107" w:rsidDel="002D1C65">
          <w:rPr>
            <w:rFonts w:ascii="Times New Roman" w:eastAsia="等线" w:hAnsi="Times New Roman" w:cs="Times New Roman"/>
            <w:rPrChange w:id="686" w:author="user" w:date="2019-11-28T18:25:00Z">
              <w:rPr>
                <w:rFonts w:ascii="等线" w:eastAsia="等线" w:hAnsi="等线" w:cs="Times New Roman"/>
              </w:rPr>
            </w:rPrChange>
          </w:rPr>
          <w:delText xml:space="preserve">Body </w:delText>
        </w:r>
      </w:del>
      <w:ins w:id="687" w:author="user" w:date="2019-11-28T18:18:00Z">
        <w:r w:rsidR="002D1C65" w:rsidRPr="00B15107">
          <w:rPr>
            <w:rFonts w:ascii="Times New Roman" w:eastAsia="等线" w:hAnsi="Times New Roman" w:cs="Times New Roman"/>
            <w:rPrChange w:id="688" w:author="user" w:date="2019-11-28T18:25:00Z">
              <w:rPr>
                <w:rFonts w:ascii="等线" w:eastAsia="等线" w:hAnsi="等线" w:cs="Times New Roman"/>
              </w:rPr>
            </w:rPrChange>
          </w:rPr>
          <w:t xml:space="preserve">Dynamics of body </w:t>
        </w:r>
      </w:ins>
      <w:r w:rsidRPr="00B15107">
        <w:rPr>
          <w:rFonts w:ascii="Times New Roman" w:eastAsia="等线" w:hAnsi="Times New Roman" w:cs="Times New Roman"/>
          <w:rPrChange w:id="689" w:author="user" w:date="2019-11-28T18:25:00Z">
            <w:rPr>
              <w:rFonts w:ascii="等线" w:eastAsia="等线" w:hAnsi="等线" w:cs="Times New Roman"/>
            </w:rPr>
          </w:rPrChange>
        </w:rPr>
        <w:t>temperature</w:t>
      </w:r>
      <w:r w:rsidR="00330DC9" w:rsidRPr="00B15107">
        <w:rPr>
          <w:rFonts w:ascii="Times New Roman" w:eastAsia="等线" w:hAnsi="Times New Roman" w:cs="Times New Roman"/>
          <w:rPrChange w:id="690" w:author="user" w:date="2019-11-28T18:25:00Z">
            <w:rPr>
              <w:rFonts w:ascii="等线" w:eastAsia="等线" w:hAnsi="等线" w:cs="Times New Roman"/>
            </w:rPr>
          </w:rPrChange>
        </w:rPr>
        <w:t xml:space="preserve"> </w:t>
      </w:r>
      <w:r w:rsidRPr="00B15107">
        <w:rPr>
          <w:rFonts w:ascii="Times New Roman" w:eastAsia="等线" w:hAnsi="Times New Roman" w:cs="Times New Roman"/>
          <w:rPrChange w:id="691" w:author="user" w:date="2019-11-28T18:25:00Z">
            <w:rPr>
              <w:rFonts w:ascii="等线" w:eastAsia="等线" w:hAnsi="等线" w:cs="Times New Roman"/>
            </w:rPr>
          </w:rPrChange>
        </w:rPr>
        <w:t>and plasma EBV-DNA</w:t>
      </w:r>
      <w:r w:rsidR="00F76AC0" w:rsidRPr="00B15107">
        <w:rPr>
          <w:rFonts w:ascii="Times New Roman" w:eastAsia="等线" w:hAnsi="Times New Roman" w:cs="Times New Roman"/>
          <w:rPrChange w:id="692" w:author="user" w:date="2019-11-28T18:25:00Z">
            <w:rPr>
              <w:rFonts w:ascii="等线" w:eastAsia="等线" w:hAnsi="等线" w:cs="Times New Roman"/>
            </w:rPr>
          </w:rPrChange>
        </w:rPr>
        <w:t xml:space="preserve"> </w:t>
      </w:r>
      <w:del w:id="693" w:author="user" w:date="2019-11-28T18:18:00Z">
        <w:r w:rsidRPr="00B15107" w:rsidDel="002D1C65">
          <w:rPr>
            <w:rFonts w:ascii="Times New Roman" w:eastAsia="等线" w:hAnsi="Times New Roman" w:cs="Times New Roman"/>
            <w:rPrChange w:id="694" w:author="user" w:date="2019-11-28T18:25:00Z">
              <w:rPr>
                <w:rFonts w:ascii="等线" w:eastAsia="等线" w:hAnsi="等线" w:cs="Times New Roman"/>
              </w:rPr>
            </w:rPrChange>
          </w:rPr>
          <w:delText xml:space="preserve">changes </w:delText>
        </w:r>
      </w:del>
      <w:ins w:id="695" w:author="user" w:date="2019-11-28T18:18:00Z">
        <w:r w:rsidR="002D1C65" w:rsidRPr="00B15107">
          <w:rPr>
            <w:rFonts w:ascii="Times New Roman" w:eastAsia="等线" w:hAnsi="Times New Roman" w:cs="Times New Roman"/>
            <w:rPrChange w:id="696" w:author="user" w:date="2019-11-28T18:25:00Z">
              <w:rPr>
                <w:rFonts w:ascii="等线" w:eastAsia="等线" w:hAnsi="等线" w:cs="Times New Roman"/>
              </w:rPr>
            </w:rPrChange>
          </w:rPr>
          <w:t xml:space="preserve">copy numbers </w:t>
        </w:r>
      </w:ins>
      <w:del w:id="697" w:author="user" w:date="2019-11-28T18:19:00Z">
        <w:r w:rsidRPr="00B15107" w:rsidDel="002D1C65">
          <w:rPr>
            <w:rFonts w:ascii="Times New Roman" w:eastAsia="等线" w:hAnsi="Times New Roman" w:cs="Times New Roman"/>
            <w:rPrChange w:id="698" w:author="user" w:date="2019-11-28T18:25:00Z">
              <w:rPr>
                <w:rFonts w:ascii="等线" w:eastAsia="等线" w:hAnsi="等线" w:cs="Times New Roman"/>
              </w:rPr>
            </w:rPrChange>
          </w:rPr>
          <w:delText xml:space="preserve">after nivolumab infusions </w:delText>
        </w:r>
      </w:del>
      <w:r w:rsidRPr="00B15107">
        <w:rPr>
          <w:rFonts w:ascii="Times New Roman" w:eastAsia="等线" w:hAnsi="Times New Roman" w:cs="Times New Roman"/>
          <w:rPrChange w:id="699" w:author="user" w:date="2019-11-28T18:25:00Z">
            <w:rPr>
              <w:rFonts w:ascii="等线" w:eastAsia="等线" w:hAnsi="等线" w:cs="Times New Roman"/>
            </w:rPr>
          </w:rPrChange>
        </w:rPr>
        <w:t xml:space="preserve">in NR patients </w:t>
      </w:r>
      <w:r w:rsidR="00F76AC0" w:rsidRPr="00B15107">
        <w:rPr>
          <w:rFonts w:ascii="Times New Roman" w:eastAsia="等线" w:hAnsi="Times New Roman" w:cs="Times New Roman"/>
          <w:rPrChange w:id="700" w:author="user" w:date="2019-11-28T18:25:00Z">
            <w:rPr>
              <w:rFonts w:ascii="等线" w:eastAsia="等线" w:hAnsi="等线" w:cs="Times New Roman"/>
            </w:rPr>
          </w:rPrChange>
        </w:rPr>
        <w:t>6</w:t>
      </w:r>
      <w:r w:rsidRPr="00B15107">
        <w:rPr>
          <w:rFonts w:ascii="Times New Roman" w:eastAsia="等线" w:hAnsi="Times New Roman" w:cs="Times New Roman"/>
          <w:rPrChange w:id="701" w:author="user" w:date="2019-11-28T18:25:00Z">
            <w:rPr>
              <w:rFonts w:ascii="等线" w:eastAsia="等线" w:hAnsi="等线" w:cs="Times New Roman"/>
            </w:rPr>
          </w:rPrChange>
        </w:rPr>
        <w:t xml:space="preserve"> (</w:t>
      </w:r>
      <w:r w:rsidR="001606A5" w:rsidRPr="00B15107">
        <w:rPr>
          <w:rFonts w:ascii="Times New Roman" w:eastAsia="等线" w:hAnsi="Times New Roman" w:cs="Times New Roman"/>
          <w:rPrChange w:id="702" w:author="user" w:date="2019-11-28T18:25:00Z">
            <w:rPr>
              <w:rFonts w:ascii="等线" w:eastAsia="等线" w:hAnsi="等线" w:cs="Times New Roman"/>
            </w:rPr>
          </w:rPrChange>
        </w:rPr>
        <w:t>A</w:t>
      </w:r>
      <w:r w:rsidRPr="00B15107">
        <w:rPr>
          <w:rFonts w:ascii="Times New Roman" w:eastAsia="等线" w:hAnsi="Times New Roman" w:cs="Times New Roman"/>
          <w:rPrChange w:id="703" w:author="user" w:date="2019-11-28T18:25:00Z">
            <w:rPr>
              <w:rFonts w:ascii="等线" w:eastAsia="等线" w:hAnsi="等线" w:cs="Times New Roman"/>
            </w:rPr>
          </w:rPrChange>
        </w:rPr>
        <w:t xml:space="preserve">) and </w:t>
      </w:r>
      <w:r w:rsidR="00F76AC0" w:rsidRPr="00B15107">
        <w:rPr>
          <w:rFonts w:ascii="Times New Roman" w:eastAsia="等线" w:hAnsi="Times New Roman" w:cs="Times New Roman"/>
          <w:rPrChange w:id="704" w:author="user" w:date="2019-11-28T18:25:00Z">
            <w:rPr>
              <w:rFonts w:ascii="等线" w:eastAsia="等线" w:hAnsi="等线" w:cs="Times New Roman"/>
            </w:rPr>
          </w:rPrChange>
        </w:rPr>
        <w:t>patient 5</w:t>
      </w:r>
      <w:r w:rsidRPr="00B15107">
        <w:rPr>
          <w:rFonts w:ascii="Times New Roman" w:eastAsia="等线" w:hAnsi="Times New Roman" w:cs="Times New Roman"/>
          <w:rPrChange w:id="705" w:author="user" w:date="2019-11-28T18:25:00Z">
            <w:rPr>
              <w:rFonts w:ascii="等线" w:eastAsia="等线" w:hAnsi="等线" w:cs="Times New Roman"/>
            </w:rPr>
          </w:rPrChange>
        </w:rPr>
        <w:t xml:space="preserve"> (</w:t>
      </w:r>
      <w:r w:rsidR="001606A5" w:rsidRPr="00B15107">
        <w:rPr>
          <w:rFonts w:ascii="Times New Roman" w:eastAsia="等线" w:hAnsi="Times New Roman" w:cs="Times New Roman"/>
          <w:rPrChange w:id="706" w:author="user" w:date="2019-11-28T18:25:00Z">
            <w:rPr>
              <w:rFonts w:ascii="等线" w:eastAsia="等线" w:hAnsi="等线" w:cs="Times New Roman"/>
            </w:rPr>
          </w:rPrChange>
        </w:rPr>
        <w:t>B</w:t>
      </w:r>
      <w:r w:rsidRPr="00B15107">
        <w:rPr>
          <w:rFonts w:ascii="Times New Roman" w:eastAsia="等线" w:hAnsi="Times New Roman" w:cs="Times New Roman"/>
          <w:rPrChange w:id="707" w:author="user" w:date="2019-11-28T18:25:00Z">
            <w:rPr>
              <w:rFonts w:ascii="等线" w:eastAsia="等线" w:hAnsi="等线" w:cs="Times New Roman"/>
            </w:rPr>
          </w:rPrChange>
        </w:rPr>
        <w:t>) during induction therapy.</w:t>
      </w:r>
    </w:p>
    <w:p w14:paraId="54804C0C" w14:textId="77777777" w:rsidR="00B16505" w:rsidRPr="00B15107" w:rsidRDefault="00B16505">
      <w:pPr>
        <w:widowControl/>
        <w:jc w:val="left"/>
        <w:rPr>
          <w:rFonts w:ascii="Times New Roman" w:eastAsia="等线" w:hAnsi="Times New Roman" w:cs="Times New Roman"/>
          <w:rPrChange w:id="708" w:author="user" w:date="2019-11-28T18:25:00Z">
            <w:rPr>
              <w:rFonts w:ascii="等线" w:eastAsia="等线" w:hAnsi="等线" w:cs="Times New Roman"/>
            </w:rPr>
          </w:rPrChange>
        </w:rPr>
      </w:pPr>
      <w:r w:rsidRPr="00B15107">
        <w:rPr>
          <w:rFonts w:ascii="Times New Roman" w:eastAsia="等线" w:hAnsi="Times New Roman" w:cs="Times New Roman"/>
          <w:rPrChange w:id="709" w:author="user" w:date="2019-11-28T18:25:00Z">
            <w:rPr>
              <w:rFonts w:ascii="等线" w:eastAsia="等线" w:hAnsi="等线" w:cs="Times New Roman"/>
            </w:rPr>
          </w:rPrChange>
        </w:rPr>
        <w:br w:type="page"/>
      </w:r>
    </w:p>
    <w:p w14:paraId="58F23B14" w14:textId="70E18EB4" w:rsidR="00CE7223" w:rsidRPr="00B15107" w:rsidRDefault="007D13BD" w:rsidP="00164818">
      <w:pPr>
        <w:jc w:val="center"/>
        <w:rPr>
          <w:rFonts w:ascii="Times New Roman" w:eastAsia="等线" w:hAnsi="Times New Roman" w:cs="Times New Roman"/>
          <w:rPrChange w:id="710" w:author="user" w:date="2019-11-28T18:25:00Z">
            <w:rPr>
              <w:rFonts w:ascii="等线" w:eastAsia="等线" w:hAnsi="等线"/>
            </w:rPr>
          </w:rPrChange>
        </w:rPr>
      </w:pPr>
      <w:del w:id="711" w:author="潘 翔宇" w:date="2019-11-28T19:37:00Z">
        <w:r w:rsidRPr="00B15107" w:rsidDel="004B136C">
          <w:rPr>
            <w:rFonts w:ascii="Times New Roman" w:hAnsi="Times New Roman" w:cs="Times New Roman"/>
            <w:noProof/>
            <w:rPrChange w:id="712" w:author="user" w:date="2019-11-28T18:25:00Z">
              <w:rPr>
                <w:noProof/>
              </w:rPr>
            </w:rPrChange>
          </w:rPr>
          <w:lastRenderedPageBreak/>
          <w:drawing>
            <wp:inline distT="0" distB="0" distL="0" distR="0" wp14:anchorId="3E4305DF" wp14:editId="355EF8C9">
              <wp:extent cx="5274310" cy="5323205"/>
              <wp:effectExtent l="0" t="0" r="2540" b="0"/>
              <wp:docPr id="1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5323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713" w:author="潘 翔宇" w:date="2019-11-28T19:37:00Z">
        <w:r w:rsidR="004B136C">
          <w:rPr>
            <w:rFonts w:ascii="Times New Roman" w:eastAsia="等线" w:hAnsi="Times New Roman" w:cs="Times New Roman"/>
            <w:noProof/>
          </w:rPr>
          <w:drawing>
            <wp:inline distT="0" distB="0" distL="0" distR="0" wp14:anchorId="7E5BCA22" wp14:editId="04A60A30">
              <wp:extent cx="5272405" cy="5320030"/>
              <wp:effectExtent l="0" t="0" r="4445" b="0"/>
              <wp:docPr id="5" name="图片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2405" cy="5320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FD15C7C" w14:textId="207CBD1E" w:rsidR="009B2B85" w:rsidRPr="00B15107" w:rsidRDefault="004D538B" w:rsidP="009B2B85">
      <w:pPr>
        <w:spacing w:beforeLines="50" w:before="156" w:afterLines="50" w:after="156"/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714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</w:pPr>
      <w:bookmarkStart w:id="715" w:name="_Hlk21533070"/>
      <w:r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716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>Supplemental Figure</w:t>
      </w:r>
      <w:r w:rsidR="00164818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717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 xml:space="preserve"> 2</w:t>
      </w:r>
      <w:r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718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>.</w:t>
      </w:r>
      <w:r w:rsidR="009B2B85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719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 xml:space="preserve"> Single </w:t>
      </w:r>
      <w:r w:rsidR="00A53E42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720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>c</w:t>
      </w:r>
      <w:r w:rsidR="009B2B85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721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 xml:space="preserve">ell </w:t>
      </w:r>
      <w:del w:id="722" w:author="user" w:date="2019-11-28T18:19:00Z">
        <w:r w:rsidR="00A53E42" w:rsidRPr="00B15107" w:rsidDel="002D1C65">
          <w:rPr>
            <w:rFonts w:ascii="Times New Roman" w:eastAsia="等线" w:hAnsi="Times New Roman" w:cs="Times New Roman"/>
            <w:b/>
            <w:bCs/>
            <w:noProof/>
            <w:color w:val="000000" w:themeColor="text1"/>
            <w:rPrChange w:id="723" w:author="user" w:date="2019-11-28T18:25:00Z">
              <w:rPr>
                <w:rFonts w:ascii="等线" w:eastAsia="等线" w:hAnsi="等线"/>
                <w:b/>
                <w:bCs/>
                <w:noProof/>
                <w:color w:val="000000" w:themeColor="text1"/>
              </w:rPr>
            </w:rPrChange>
          </w:rPr>
          <w:delText>t</w:delText>
        </w:r>
        <w:r w:rsidR="009B2B85" w:rsidRPr="00B15107" w:rsidDel="002D1C65">
          <w:rPr>
            <w:rFonts w:ascii="Times New Roman" w:eastAsia="等线" w:hAnsi="Times New Roman" w:cs="Times New Roman"/>
            <w:b/>
            <w:bCs/>
            <w:noProof/>
            <w:color w:val="000000" w:themeColor="text1"/>
            <w:rPrChange w:id="724" w:author="user" w:date="2019-11-28T18:25:00Z">
              <w:rPr>
                <w:rFonts w:ascii="等线" w:eastAsia="等线" w:hAnsi="等线"/>
                <w:b/>
                <w:bCs/>
                <w:noProof/>
                <w:color w:val="000000" w:themeColor="text1"/>
              </w:rPr>
            </w:rPrChange>
          </w:rPr>
          <w:delText xml:space="preserve">ranscriptome </w:delText>
        </w:r>
      </w:del>
      <w:ins w:id="725" w:author="user" w:date="2019-11-28T18:19:00Z">
        <w:r w:rsidR="002D1C65" w:rsidRPr="00B15107">
          <w:rPr>
            <w:rFonts w:ascii="Times New Roman" w:eastAsia="等线" w:hAnsi="Times New Roman" w:cs="Times New Roman"/>
            <w:b/>
            <w:bCs/>
            <w:noProof/>
            <w:color w:val="000000" w:themeColor="text1"/>
            <w:rPrChange w:id="726" w:author="user" w:date="2019-11-28T18:25:00Z">
              <w:rPr>
                <w:rFonts w:ascii="等线" w:eastAsia="等线" w:hAnsi="等线"/>
                <w:b/>
                <w:bCs/>
                <w:noProof/>
                <w:color w:val="000000" w:themeColor="text1"/>
              </w:rPr>
            </w:rPrChange>
          </w:rPr>
          <w:t xml:space="preserve">RNA sequencing </w:t>
        </w:r>
      </w:ins>
      <w:r w:rsidR="00A53E42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727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>a</w:t>
      </w:r>
      <w:r w:rsidR="009B2B85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728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 xml:space="preserve">nalysis of </w:t>
      </w:r>
      <w:r w:rsidR="00A53E42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729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>p</w:t>
      </w:r>
      <w:r w:rsidR="009B2B85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730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 xml:space="preserve">eripheral </w:t>
      </w:r>
      <w:del w:id="731" w:author="user" w:date="2019-11-28T18:19:00Z">
        <w:r w:rsidR="00A53E42" w:rsidRPr="00B15107" w:rsidDel="002D1C65">
          <w:rPr>
            <w:rFonts w:ascii="Times New Roman" w:eastAsia="等线" w:hAnsi="Times New Roman" w:cs="Times New Roman"/>
            <w:b/>
            <w:bCs/>
            <w:noProof/>
            <w:color w:val="000000" w:themeColor="text1"/>
            <w:rPrChange w:id="732" w:author="user" w:date="2019-11-28T18:25:00Z">
              <w:rPr>
                <w:rFonts w:ascii="等线" w:eastAsia="等线" w:hAnsi="等线"/>
                <w:b/>
                <w:bCs/>
                <w:noProof/>
                <w:color w:val="000000" w:themeColor="text1"/>
              </w:rPr>
            </w:rPrChange>
          </w:rPr>
          <w:delText>w</w:delText>
        </w:r>
        <w:r w:rsidR="009B2B85" w:rsidRPr="00B15107" w:rsidDel="002D1C65">
          <w:rPr>
            <w:rFonts w:ascii="Times New Roman" w:eastAsia="等线" w:hAnsi="Times New Roman" w:cs="Times New Roman"/>
            <w:b/>
            <w:bCs/>
            <w:noProof/>
            <w:color w:val="000000" w:themeColor="text1"/>
            <w:rPrChange w:id="733" w:author="user" w:date="2019-11-28T18:25:00Z">
              <w:rPr>
                <w:rFonts w:ascii="等线" w:eastAsia="等线" w:hAnsi="等线"/>
                <w:b/>
                <w:bCs/>
                <w:noProof/>
                <w:color w:val="000000" w:themeColor="text1"/>
              </w:rPr>
            </w:rPrChange>
          </w:rPr>
          <w:delText xml:space="preserve">hite </w:delText>
        </w:r>
      </w:del>
      <w:r w:rsidR="00A53E42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734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>b</w:t>
      </w:r>
      <w:r w:rsidR="009B2B85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735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 xml:space="preserve">lood </w:t>
      </w:r>
      <w:r w:rsidR="00A53E42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736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>c</w:t>
      </w:r>
      <w:r w:rsidR="009B2B85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737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 xml:space="preserve">ells of </w:t>
      </w:r>
      <w:r w:rsidR="00A53E42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738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>p</w:t>
      </w:r>
      <w:r w:rsidR="009B2B85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739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>atient 7</w:t>
      </w:r>
      <w:r w:rsidR="00C02746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740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 xml:space="preserve"> </w:t>
      </w:r>
      <w:ins w:id="741" w:author="user" w:date="2019-11-28T18:20:00Z">
        <w:r w:rsidR="002D1C65" w:rsidRPr="00B15107">
          <w:rPr>
            <w:rFonts w:ascii="Times New Roman" w:eastAsia="等线" w:hAnsi="Times New Roman" w:cs="Times New Roman"/>
            <w:b/>
            <w:bCs/>
            <w:noProof/>
            <w:color w:val="000000" w:themeColor="text1"/>
            <w:rPrChange w:id="742" w:author="user" w:date="2019-11-28T18:25:00Z">
              <w:rPr>
                <w:rFonts w:ascii="等线" w:eastAsia="等线" w:hAnsi="等线"/>
                <w:b/>
                <w:bCs/>
                <w:noProof/>
                <w:color w:val="000000" w:themeColor="text1"/>
              </w:rPr>
            </w:rPrChange>
          </w:rPr>
          <w:t xml:space="preserve">before and </w:t>
        </w:r>
      </w:ins>
      <w:r w:rsidR="00C02746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743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>during nivolumab treatment</w:t>
      </w:r>
      <w:r w:rsidR="009B2B85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744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>.</w:t>
      </w:r>
    </w:p>
    <w:bookmarkEnd w:id="715"/>
    <w:p w14:paraId="7DD5E24D" w14:textId="6C6FE497" w:rsidR="00615D59" w:rsidRPr="00B15107" w:rsidRDefault="001A6063" w:rsidP="007D6AAA">
      <w:pPr>
        <w:rPr>
          <w:rFonts w:ascii="Times New Roman" w:eastAsia="等线" w:hAnsi="Times New Roman" w:cs="Times New Roman"/>
          <w:rPrChange w:id="745" w:author="user" w:date="2019-11-28T18:25:00Z">
            <w:rPr>
              <w:rFonts w:ascii="等线" w:eastAsia="等线" w:hAnsi="等线" w:cs="Times New Roman"/>
            </w:rPr>
          </w:rPrChange>
        </w:rPr>
      </w:pPr>
      <w:r w:rsidRPr="00B15107">
        <w:rPr>
          <w:rFonts w:ascii="Times New Roman" w:eastAsia="等线" w:hAnsi="Times New Roman" w:cs="Times New Roman"/>
          <w:rPrChange w:id="746" w:author="user" w:date="2019-11-28T18:25:00Z">
            <w:rPr>
              <w:rFonts w:ascii="等线" w:eastAsia="等线" w:hAnsi="等线" w:cs="Times New Roman"/>
            </w:rPr>
          </w:rPrChange>
        </w:rPr>
        <w:t>(A)</w:t>
      </w:r>
      <w:r w:rsidR="009B2B85" w:rsidRPr="00B15107">
        <w:rPr>
          <w:rFonts w:ascii="Times New Roman" w:eastAsia="等线" w:hAnsi="Times New Roman" w:cs="Times New Roman"/>
          <w:rPrChange w:id="747" w:author="user" w:date="2019-11-28T18:25:00Z">
            <w:rPr>
              <w:rFonts w:ascii="等线" w:eastAsia="等线" w:hAnsi="等线" w:cs="Times New Roman"/>
            </w:rPr>
          </w:rPrChange>
        </w:rPr>
        <w:t xml:space="preserve"> t-distributed stochastic neighbor embedding (t-SNE) maps displaying peripheral </w:t>
      </w:r>
      <w:del w:id="748" w:author="user" w:date="2019-11-28T18:20:00Z">
        <w:r w:rsidR="009B2B85" w:rsidRPr="00B15107" w:rsidDel="002D1C65">
          <w:rPr>
            <w:rFonts w:ascii="Times New Roman" w:eastAsia="等线" w:hAnsi="Times New Roman" w:cs="Times New Roman"/>
            <w:rPrChange w:id="749" w:author="user" w:date="2019-11-28T18:25:00Z">
              <w:rPr>
                <w:rFonts w:ascii="等线" w:eastAsia="等线" w:hAnsi="等线" w:cs="Times New Roman"/>
              </w:rPr>
            </w:rPrChange>
          </w:rPr>
          <w:delText xml:space="preserve">white </w:delText>
        </w:r>
      </w:del>
      <w:r w:rsidR="009B2B85" w:rsidRPr="00B15107">
        <w:rPr>
          <w:rFonts w:ascii="Times New Roman" w:eastAsia="等线" w:hAnsi="Times New Roman" w:cs="Times New Roman"/>
          <w:rPrChange w:id="750" w:author="user" w:date="2019-11-28T18:25:00Z">
            <w:rPr>
              <w:rFonts w:ascii="等线" w:eastAsia="等线" w:hAnsi="等线" w:cs="Times New Roman"/>
            </w:rPr>
          </w:rPrChange>
        </w:rPr>
        <w:t>blood cell subpopulations at T</w:t>
      </w:r>
      <w:r w:rsidR="009B2B85" w:rsidRPr="00B15107">
        <w:rPr>
          <w:rFonts w:ascii="Times New Roman" w:eastAsia="等线" w:hAnsi="Times New Roman" w:cs="Times New Roman"/>
          <w:vertAlign w:val="subscript"/>
          <w:rPrChange w:id="751" w:author="user" w:date="2019-11-28T18:25:00Z">
            <w:rPr>
              <w:rFonts w:ascii="等线" w:eastAsia="等线" w:hAnsi="等线" w:cs="Times New Roman"/>
              <w:vertAlign w:val="subscript"/>
            </w:rPr>
          </w:rPrChange>
        </w:rPr>
        <w:t>0</w:t>
      </w:r>
      <w:r w:rsidR="009B2B85" w:rsidRPr="00B15107">
        <w:rPr>
          <w:rFonts w:ascii="Times New Roman" w:eastAsia="等线" w:hAnsi="Times New Roman" w:cs="Times New Roman"/>
          <w:rPrChange w:id="752" w:author="user" w:date="2019-11-28T18:25:00Z">
            <w:rPr>
              <w:rFonts w:ascii="等线" w:eastAsia="等线" w:hAnsi="等线" w:cs="Times New Roman"/>
            </w:rPr>
          </w:rPrChange>
        </w:rPr>
        <w:t xml:space="preserve"> (Day 0, before infusion), T</w:t>
      </w:r>
      <w:r w:rsidR="009B2B85" w:rsidRPr="00B15107">
        <w:rPr>
          <w:rFonts w:ascii="Times New Roman" w:eastAsia="等线" w:hAnsi="Times New Roman" w:cs="Times New Roman"/>
          <w:vertAlign w:val="subscript"/>
          <w:rPrChange w:id="753" w:author="user" w:date="2019-11-28T18:25:00Z">
            <w:rPr>
              <w:rFonts w:ascii="等线" w:eastAsia="等线" w:hAnsi="等线" w:cs="Times New Roman"/>
              <w:vertAlign w:val="subscript"/>
            </w:rPr>
          </w:rPrChange>
        </w:rPr>
        <w:t>1</w:t>
      </w:r>
      <w:r w:rsidR="009B2B85" w:rsidRPr="00B15107">
        <w:rPr>
          <w:rFonts w:ascii="Times New Roman" w:eastAsia="等线" w:hAnsi="Times New Roman" w:cs="Times New Roman"/>
          <w:rPrChange w:id="754" w:author="user" w:date="2019-11-28T18:25:00Z">
            <w:rPr>
              <w:rFonts w:ascii="等线" w:eastAsia="等线" w:hAnsi="等线" w:cs="Times New Roman"/>
            </w:rPr>
          </w:rPrChange>
        </w:rPr>
        <w:t xml:space="preserve"> (Day 7 after the first infusion), T</w:t>
      </w:r>
      <w:r w:rsidR="009B2B85" w:rsidRPr="00B15107">
        <w:rPr>
          <w:rFonts w:ascii="Times New Roman" w:eastAsia="等线" w:hAnsi="Times New Roman" w:cs="Times New Roman"/>
          <w:vertAlign w:val="subscript"/>
          <w:rPrChange w:id="755" w:author="user" w:date="2019-11-28T18:25:00Z">
            <w:rPr>
              <w:rFonts w:ascii="等线" w:eastAsia="等线" w:hAnsi="等线" w:cs="Times New Roman"/>
              <w:vertAlign w:val="subscript"/>
            </w:rPr>
          </w:rPrChange>
        </w:rPr>
        <w:t>2</w:t>
      </w:r>
      <w:r w:rsidR="009B2B85" w:rsidRPr="00B15107">
        <w:rPr>
          <w:rFonts w:ascii="Times New Roman" w:eastAsia="等线" w:hAnsi="Times New Roman" w:cs="Times New Roman"/>
          <w:rPrChange w:id="756" w:author="user" w:date="2019-11-28T18:25:00Z">
            <w:rPr>
              <w:rFonts w:ascii="等线" w:eastAsia="等线" w:hAnsi="等线" w:cs="Times New Roman"/>
            </w:rPr>
          </w:rPrChange>
        </w:rPr>
        <w:t xml:space="preserve"> (Day 21 when clinical CR) and T</w:t>
      </w:r>
      <w:r w:rsidR="009B2B85" w:rsidRPr="00B15107">
        <w:rPr>
          <w:rFonts w:ascii="Times New Roman" w:eastAsia="等线" w:hAnsi="Times New Roman" w:cs="Times New Roman"/>
          <w:vertAlign w:val="subscript"/>
          <w:rPrChange w:id="757" w:author="user" w:date="2019-11-28T18:25:00Z">
            <w:rPr>
              <w:rFonts w:ascii="等线" w:eastAsia="等线" w:hAnsi="等线" w:cs="Times New Roman"/>
              <w:vertAlign w:val="subscript"/>
            </w:rPr>
          </w:rPrChange>
        </w:rPr>
        <w:t>3</w:t>
      </w:r>
      <w:r w:rsidR="009B2B85" w:rsidRPr="00B15107">
        <w:rPr>
          <w:rFonts w:ascii="Times New Roman" w:eastAsia="等线" w:hAnsi="Times New Roman" w:cs="Times New Roman"/>
          <w:rPrChange w:id="758" w:author="user" w:date="2019-11-28T18:25:00Z">
            <w:rPr>
              <w:rFonts w:ascii="等线" w:eastAsia="等线" w:hAnsi="等线" w:cs="Times New Roman"/>
            </w:rPr>
          </w:rPrChange>
        </w:rPr>
        <w:t xml:space="preserve"> (Day 76 when molecular CR).</w:t>
      </w:r>
      <w:r w:rsidR="00554A7E" w:rsidRPr="00B15107">
        <w:rPr>
          <w:rFonts w:ascii="Times New Roman" w:eastAsia="等线" w:hAnsi="Times New Roman" w:cs="Times New Roman"/>
          <w:rPrChange w:id="759" w:author="user" w:date="2019-11-28T18:25:00Z">
            <w:rPr>
              <w:rFonts w:ascii="等线" w:eastAsia="等线" w:hAnsi="等线" w:cs="Times New Roman"/>
            </w:rPr>
          </w:rPrChange>
        </w:rPr>
        <w:t xml:space="preserve"> </w:t>
      </w:r>
      <w:r w:rsidRPr="00B15107">
        <w:rPr>
          <w:rFonts w:ascii="Times New Roman" w:eastAsia="等线" w:hAnsi="Times New Roman" w:cs="Times New Roman"/>
          <w:rPrChange w:id="760" w:author="user" w:date="2019-11-28T18:25:00Z">
            <w:rPr>
              <w:rFonts w:ascii="等线" w:eastAsia="等线" w:hAnsi="等线" w:cs="Times New Roman"/>
            </w:rPr>
          </w:rPrChange>
        </w:rPr>
        <w:t>(B)</w:t>
      </w:r>
      <w:r w:rsidR="00554A7E" w:rsidRPr="00B15107">
        <w:rPr>
          <w:rFonts w:ascii="Times New Roman" w:eastAsia="等线" w:hAnsi="Times New Roman" w:cs="Times New Roman"/>
          <w:rPrChange w:id="761" w:author="user" w:date="2019-11-28T18:25:00Z">
            <w:rPr>
              <w:rFonts w:ascii="等线" w:eastAsia="等线" w:hAnsi="等线" w:cs="Times New Roman"/>
            </w:rPr>
          </w:rPrChange>
        </w:rPr>
        <w:t xml:space="preserve"> </w:t>
      </w:r>
      <w:r w:rsidR="00C02746" w:rsidRPr="00B15107">
        <w:rPr>
          <w:rFonts w:ascii="Times New Roman" w:eastAsia="等线" w:hAnsi="Times New Roman" w:cs="Times New Roman"/>
          <w:rPrChange w:id="762" w:author="user" w:date="2019-11-28T18:25:00Z">
            <w:rPr>
              <w:rFonts w:ascii="等线" w:eastAsia="等线" w:hAnsi="等线" w:cs="Times New Roman"/>
            </w:rPr>
          </w:rPrChange>
        </w:rPr>
        <w:t>V</w:t>
      </w:r>
      <w:r w:rsidR="00164818" w:rsidRPr="00B15107">
        <w:rPr>
          <w:rFonts w:ascii="Times New Roman" w:eastAsia="等线" w:hAnsi="Times New Roman" w:cs="Times New Roman"/>
          <w:rPrChange w:id="763" w:author="user" w:date="2019-11-28T18:25:00Z">
            <w:rPr>
              <w:rFonts w:ascii="等线" w:eastAsia="等线" w:hAnsi="等线" w:cs="Times New Roman"/>
            </w:rPr>
          </w:rPrChange>
        </w:rPr>
        <w:t>iolin plots showing the expression level</w:t>
      </w:r>
      <w:r w:rsidR="00C02746" w:rsidRPr="00B15107">
        <w:rPr>
          <w:rFonts w:ascii="Times New Roman" w:eastAsia="等线" w:hAnsi="Times New Roman" w:cs="Times New Roman"/>
          <w:rPrChange w:id="764" w:author="user" w:date="2019-11-28T18:25:00Z">
            <w:rPr>
              <w:rFonts w:ascii="等线" w:eastAsia="等线" w:hAnsi="等线" w:cs="Times New Roman"/>
            </w:rPr>
          </w:rPrChange>
        </w:rPr>
        <w:t>s</w:t>
      </w:r>
      <w:r w:rsidR="00164818" w:rsidRPr="00B15107">
        <w:rPr>
          <w:rFonts w:ascii="Times New Roman" w:eastAsia="等线" w:hAnsi="Times New Roman" w:cs="Times New Roman"/>
          <w:rPrChange w:id="765" w:author="user" w:date="2019-11-28T18:25:00Z">
            <w:rPr>
              <w:rFonts w:ascii="等线" w:eastAsia="等线" w:hAnsi="等线" w:cs="Times New Roman"/>
            </w:rPr>
          </w:rPrChange>
        </w:rPr>
        <w:t xml:space="preserve"> of marker genes in </w:t>
      </w:r>
      <w:r w:rsidR="00C02746" w:rsidRPr="00B15107">
        <w:rPr>
          <w:rFonts w:ascii="Times New Roman" w:eastAsia="等线" w:hAnsi="Times New Roman" w:cs="Times New Roman"/>
          <w:rPrChange w:id="766" w:author="user" w:date="2019-11-28T18:25:00Z">
            <w:rPr>
              <w:rFonts w:ascii="等线" w:eastAsia="等线" w:hAnsi="等线" w:cs="Times New Roman"/>
            </w:rPr>
          </w:rPrChange>
        </w:rPr>
        <w:t>each</w:t>
      </w:r>
      <w:r w:rsidR="00164818" w:rsidRPr="00B15107">
        <w:rPr>
          <w:rFonts w:ascii="Times New Roman" w:eastAsia="等线" w:hAnsi="Times New Roman" w:cs="Times New Roman"/>
          <w:rPrChange w:id="767" w:author="user" w:date="2019-11-28T18:25:00Z">
            <w:rPr>
              <w:rFonts w:ascii="等线" w:eastAsia="等线" w:hAnsi="等线" w:cs="Times New Roman"/>
            </w:rPr>
          </w:rPrChange>
        </w:rPr>
        <w:t xml:space="preserve"> cell </w:t>
      </w:r>
      <w:r w:rsidR="00C02746" w:rsidRPr="00B15107">
        <w:rPr>
          <w:rFonts w:ascii="Times New Roman" w:eastAsia="等线" w:hAnsi="Times New Roman" w:cs="Times New Roman"/>
          <w:rPrChange w:id="768" w:author="user" w:date="2019-11-28T18:25:00Z">
            <w:rPr>
              <w:rFonts w:ascii="等线" w:eastAsia="等线" w:hAnsi="等线" w:cs="Times New Roman"/>
            </w:rPr>
          </w:rPrChange>
        </w:rPr>
        <w:t>population</w:t>
      </w:r>
      <w:r w:rsidR="00164818" w:rsidRPr="00B15107">
        <w:rPr>
          <w:rFonts w:ascii="Times New Roman" w:eastAsia="等线" w:hAnsi="Times New Roman" w:cs="Times New Roman"/>
          <w:rPrChange w:id="769" w:author="user" w:date="2019-11-28T18:25:00Z">
            <w:rPr>
              <w:rFonts w:ascii="等线" w:eastAsia="等线" w:hAnsi="等线" w:cs="Times New Roman"/>
            </w:rPr>
          </w:rPrChange>
        </w:rPr>
        <w:t xml:space="preserve"> </w:t>
      </w:r>
      <w:r w:rsidR="00C02746" w:rsidRPr="00B15107">
        <w:rPr>
          <w:rFonts w:ascii="Times New Roman" w:eastAsia="等线" w:hAnsi="Times New Roman" w:cs="Times New Roman"/>
          <w:rPrChange w:id="770" w:author="user" w:date="2019-11-28T18:25:00Z">
            <w:rPr>
              <w:rFonts w:ascii="等线" w:eastAsia="等线" w:hAnsi="等线" w:cs="Times New Roman"/>
            </w:rPr>
          </w:rPrChange>
        </w:rPr>
        <w:t>at</w:t>
      </w:r>
      <w:r w:rsidR="00164818" w:rsidRPr="00B15107">
        <w:rPr>
          <w:rFonts w:ascii="Times New Roman" w:eastAsia="等线" w:hAnsi="Times New Roman" w:cs="Times New Roman"/>
          <w:rPrChange w:id="771" w:author="user" w:date="2019-11-28T18:25:00Z">
            <w:rPr>
              <w:rFonts w:ascii="等线" w:eastAsia="等线" w:hAnsi="等线" w:cs="Times New Roman"/>
            </w:rPr>
          </w:rPrChange>
        </w:rPr>
        <w:t xml:space="preserve"> different time point</w:t>
      </w:r>
      <w:r w:rsidR="00C02746" w:rsidRPr="00B15107">
        <w:rPr>
          <w:rFonts w:ascii="Times New Roman" w:eastAsia="等线" w:hAnsi="Times New Roman" w:cs="Times New Roman"/>
          <w:rPrChange w:id="772" w:author="user" w:date="2019-11-28T18:25:00Z">
            <w:rPr>
              <w:rFonts w:ascii="等线" w:eastAsia="等线" w:hAnsi="等线" w:cs="Times New Roman"/>
            </w:rPr>
          </w:rPrChange>
        </w:rPr>
        <w:t>s.</w:t>
      </w:r>
    </w:p>
    <w:p w14:paraId="11579B56" w14:textId="77777777" w:rsidR="00615D59" w:rsidRPr="00B15107" w:rsidRDefault="00615D59" w:rsidP="007D6AAA">
      <w:pPr>
        <w:rPr>
          <w:rFonts w:ascii="Times New Roman" w:eastAsia="等线" w:hAnsi="Times New Roman" w:cs="Times New Roman"/>
          <w:rPrChange w:id="773" w:author="user" w:date="2019-11-28T18:25:00Z">
            <w:rPr>
              <w:rFonts w:ascii="等线" w:eastAsia="等线" w:hAnsi="等线" w:cs="Times New Roman"/>
            </w:rPr>
          </w:rPrChange>
        </w:rPr>
      </w:pPr>
    </w:p>
    <w:p w14:paraId="68EEF35A" w14:textId="77777777" w:rsidR="00B16505" w:rsidRPr="00B15107" w:rsidRDefault="00B16505">
      <w:pPr>
        <w:widowControl/>
        <w:jc w:val="left"/>
        <w:rPr>
          <w:rFonts w:ascii="Times New Roman" w:eastAsia="等线" w:hAnsi="Times New Roman" w:cs="Times New Roman"/>
          <w:rPrChange w:id="774" w:author="user" w:date="2019-11-28T18:25:00Z">
            <w:rPr>
              <w:rFonts w:ascii="等线" w:eastAsia="等线" w:hAnsi="等线" w:cs="Times New Roman"/>
            </w:rPr>
          </w:rPrChange>
        </w:rPr>
      </w:pPr>
      <w:r w:rsidRPr="00B15107">
        <w:rPr>
          <w:rFonts w:ascii="Times New Roman" w:eastAsia="等线" w:hAnsi="Times New Roman" w:cs="Times New Roman"/>
          <w:rPrChange w:id="775" w:author="user" w:date="2019-11-28T18:25:00Z">
            <w:rPr>
              <w:rFonts w:ascii="等线" w:eastAsia="等线" w:hAnsi="等线" w:cs="Times New Roman"/>
            </w:rPr>
          </w:rPrChange>
        </w:rPr>
        <w:br w:type="page"/>
      </w:r>
    </w:p>
    <w:p w14:paraId="31FABDFB" w14:textId="7972EF86" w:rsidR="00330DC9" w:rsidRPr="00B15107" w:rsidRDefault="00C22329" w:rsidP="00330DC9">
      <w:pPr>
        <w:widowControl/>
        <w:jc w:val="left"/>
        <w:rPr>
          <w:rFonts w:ascii="Times New Roman" w:eastAsia="等线" w:hAnsi="Times New Roman" w:cs="Times New Roman"/>
          <w:rPrChange w:id="776" w:author="user" w:date="2019-11-28T18:25:00Z">
            <w:rPr>
              <w:rFonts w:ascii="等线" w:eastAsia="等线" w:hAnsi="等线" w:cs="Times New Roman"/>
            </w:rPr>
          </w:rPrChange>
        </w:rPr>
      </w:pPr>
      <w:del w:id="777" w:author="潘 翔宇" w:date="2019-11-28T19:37:00Z">
        <w:r w:rsidRPr="00B15107" w:rsidDel="004B136C">
          <w:rPr>
            <w:rFonts w:ascii="Times New Roman" w:hAnsi="Times New Roman" w:cs="Times New Roman"/>
            <w:noProof/>
            <w:rPrChange w:id="778" w:author="user" w:date="2019-11-28T18:25:00Z">
              <w:rPr>
                <w:noProof/>
              </w:rPr>
            </w:rPrChange>
          </w:rPr>
          <w:lastRenderedPageBreak/>
          <w:drawing>
            <wp:inline distT="0" distB="0" distL="0" distR="0" wp14:anchorId="0EA8B058" wp14:editId="7EB34160">
              <wp:extent cx="5274310" cy="1963420"/>
              <wp:effectExtent l="0" t="0" r="2540" b="0"/>
              <wp:docPr id="2" name="图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1963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779" w:author="潘 翔宇" w:date="2019-11-28T19:37:00Z">
        <w:r w:rsidR="004B136C">
          <w:rPr>
            <w:rFonts w:ascii="Times New Roman" w:eastAsia="等线" w:hAnsi="Times New Roman" w:cs="Times New Roman"/>
            <w:noProof/>
          </w:rPr>
          <w:drawing>
            <wp:inline distT="0" distB="0" distL="0" distR="0" wp14:anchorId="6945E7AE" wp14:editId="0F9C4796">
              <wp:extent cx="5272405" cy="1959610"/>
              <wp:effectExtent l="0" t="0" r="4445" b="2540"/>
              <wp:docPr id="6" name="图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2405" cy="1959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B570A71" w14:textId="25B71341" w:rsidR="00B16505" w:rsidRPr="00B15107" w:rsidRDefault="004D538B" w:rsidP="00BE6F46">
      <w:pPr>
        <w:spacing w:beforeLines="50" w:before="156" w:afterLines="50" w:after="156"/>
        <w:rPr>
          <w:rFonts w:ascii="Times New Roman" w:eastAsia="等线" w:hAnsi="Times New Roman" w:cs="Times New Roman"/>
          <w:bCs/>
          <w:noProof/>
          <w:color w:val="000000" w:themeColor="text1"/>
          <w:rPrChange w:id="780" w:author="user" w:date="2019-11-28T18:25:00Z">
            <w:rPr>
              <w:rFonts w:ascii="等线" w:eastAsia="等线" w:hAnsi="等线"/>
              <w:bCs/>
              <w:noProof/>
              <w:color w:val="000000" w:themeColor="text1"/>
            </w:rPr>
          </w:rPrChange>
        </w:rPr>
      </w:pPr>
      <w:r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781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>Supplemental Figure</w:t>
      </w:r>
      <w:r w:rsidR="00330DC9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782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 xml:space="preserve"> 3</w:t>
      </w:r>
      <w:r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783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>.</w:t>
      </w:r>
      <w:r w:rsidR="00330DC9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784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 xml:space="preserve"> </w:t>
      </w:r>
      <w:del w:id="785" w:author="user" w:date="2019-11-28T18:21:00Z">
        <w:r w:rsidR="00BE6F46" w:rsidRPr="00B15107" w:rsidDel="0051684C">
          <w:rPr>
            <w:rFonts w:ascii="Times New Roman" w:eastAsia="等线" w:hAnsi="Times New Roman" w:cs="Times New Roman"/>
            <w:b/>
            <w:bCs/>
            <w:noProof/>
            <w:color w:val="000000" w:themeColor="text1"/>
            <w:rPrChange w:id="786" w:author="user" w:date="2019-11-28T18:25:00Z">
              <w:rPr>
                <w:rFonts w:ascii="等线" w:eastAsia="等线" w:hAnsi="等线"/>
                <w:b/>
                <w:bCs/>
                <w:noProof/>
                <w:color w:val="000000" w:themeColor="text1"/>
              </w:rPr>
            </w:rPrChange>
          </w:rPr>
          <w:delText xml:space="preserve">Expressions </w:delText>
        </w:r>
      </w:del>
      <w:ins w:id="787" w:author="user" w:date="2019-11-28T18:21:00Z">
        <w:r w:rsidR="0051684C" w:rsidRPr="00B15107">
          <w:rPr>
            <w:rFonts w:ascii="Times New Roman" w:eastAsia="等线" w:hAnsi="Times New Roman" w:cs="Times New Roman"/>
            <w:b/>
            <w:bCs/>
            <w:noProof/>
            <w:color w:val="000000" w:themeColor="text1"/>
            <w:rPrChange w:id="788" w:author="user" w:date="2019-11-28T18:25:00Z">
              <w:rPr>
                <w:rFonts w:ascii="等线" w:eastAsia="等线" w:hAnsi="等线"/>
                <w:b/>
                <w:bCs/>
                <w:noProof/>
                <w:color w:val="000000" w:themeColor="text1"/>
              </w:rPr>
            </w:rPrChange>
          </w:rPr>
          <w:t xml:space="preserve">Expression levels </w:t>
        </w:r>
      </w:ins>
      <w:r w:rsidR="00BE6F46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789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 xml:space="preserve">of </w:t>
      </w:r>
      <w:del w:id="790" w:author="user" w:date="2019-11-28T18:21:00Z">
        <w:r w:rsidR="00DE72DC" w:rsidRPr="00B15107" w:rsidDel="0051684C">
          <w:rPr>
            <w:rFonts w:ascii="Times New Roman" w:eastAsia="等线" w:hAnsi="Times New Roman" w:cs="Times New Roman"/>
            <w:b/>
            <w:bCs/>
            <w:noProof/>
            <w:color w:val="000000" w:themeColor="text1"/>
            <w:rPrChange w:id="791" w:author="user" w:date="2019-11-28T18:25:00Z">
              <w:rPr>
                <w:rFonts w:ascii="等线" w:eastAsia="等线" w:hAnsi="等线"/>
                <w:b/>
                <w:bCs/>
                <w:noProof/>
                <w:color w:val="000000" w:themeColor="text1"/>
              </w:rPr>
            </w:rPrChange>
          </w:rPr>
          <w:delText>k</w:delText>
        </w:r>
        <w:r w:rsidR="00BE6F46" w:rsidRPr="00B15107" w:rsidDel="0051684C">
          <w:rPr>
            <w:rFonts w:ascii="Times New Roman" w:eastAsia="等线" w:hAnsi="Times New Roman" w:cs="Times New Roman"/>
            <w:b/>
            <w:bCs/>
            <w:noProof/>
            <w:color w:val="000000" w:themeColor="text1"/>
            <w:rPrChange w:id="792" w:author="user" w:date="2019-11-28T18:25:00Z">
              <w:rPr>
                <w:rFonts w:ascii="等线" w:eastAsia="等线" w:hAnsi="等线"/>
                <w:b/>
                <w:bCs/>
                <w:noProof/>
                <w:color w:val="000000" w:themeColor="text1"/>
              </w:rPr>
            </w:rPrChange>
          </w:rPr>
          <w:delText xml:space="preserve">ey </w:delText>
        </w:r>
      </w:del>
      <w:ins w:id="793" w:author="user" w:date="2019-11-28T18:21:00Z">
        <w:r w:rsidR="0051684C" w:rsidRPr="00B15107">
          <w:rPr>
            <w:rFonts w:ascii="Times New Roman" w:eastAsia="等线" w:hAnsi="Times New Roman" w:cs="Times New Roman"/>
            <w:b/>
            <w:bCs/>
            <w:noProof/>
            <w:color w:val="000000" w:themeColor="text1"/>
            <w:rPrChange w:id="794" w:author="user" w:date="2019-11-28T18:25:00Z">
              <w:rPr>
                <w:rFonts w:ascii="等线" w:eastAsia="等线" w:hAnsi="等线"/>
                <w:b/>
                <w:bCs/>
                <w:noProof/>
                <w:color w:val="000000" w:themeColor="text1"/>
              </w:rPr>
            </w:rPrChange>
          </w:rPr>
          <w:t xml:space="preserve">TNF, IL1B and CD163 </w:t>
        </w:r>
      </w:ins>
      <w:del w:id="795" w:author="user" w:date="2019-11-28T18:21:00Z">
        <w:r w:rsidR="00BE6F46" w:rsidRPr="00B15107" w:rsidDel="0051684C">
          <w:rPr>
            <w:rFonts w:ascii="Times New Roman" w:eastAsia="等线" w:hAnsi="Times New Roman" w:cs="Times New Roman"/>
            <w:b/>
            <w:bCs/>
            <w:noProof/>
            <w:color w:val="000000" w:themeColor="text1"/>
            <w:rPrChange w:id="796" w:author="user" w:date="2019-11-28T18:25:00Z">
              <w:rPr>
                <w:rFonts w:ascii="等线" w:eastAsia="等线" w:hAnsi="等线"/>
                <w:b/>
                <w:bCs/>
                <w:noProof/>
                <w:color w:val="000000" w:themeColor="text1"/>
              </w:rPr>
            </w:rPrChange>
          </w:rPr>
          <w:delText xml:space="preserve">genes </w:delText>
        </w:r>
      </w:del>
      <w:r w:rsidR="00BE6F46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797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 xml:space="preserve">in monocytes/MΦ in peripharal blood of patient 7 </w:t>
      </w:r>
      <w:ins w:id="798" w:author="user" w:date="2019-11-28T18:21:00Z">
        <w:r w:rsidR="0051684C" w:rsidRPr="00B15107">
          <w:rPr>
            <w:rFonts w:ascii="Times New Roman" w:eastAsia="等线" w:hAnsi="Times New Roman" w:cs="Times New Roman"/>
            <w:b/>
            <w:bCs/>
            <w:noProof/>
            <w:color w:val="000000" w:themeColor="text1"/>
            <w:rPrChange w:id="799" w:author="user" w:date="2019-11-28T18:25:00Z">
              <w:rPr>
                <w:rFonts w:ascii="等线" w:eastAsia="等线" w:hAnsi="等线"/>
                <w:b/>
                <w:bCs/>
                <w:noProof/>
                <w:color w:val="000000" w:themeColor="text1"/>
              </w:rPr>
            </w:rPrChange>
          </w:rPr>
          <w:t xml:space="preserve">before and </w:t>
        </w:r>
      </w:ins>
      <w:r w:rsidR="00BE6F46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800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 xml:space="preserve">during nivolumab treatment. </w:t>
      </w:r>
      <w:r w:rsidR="00BE6F46" w:rsidRPr="00B15107">
        <w:rPr>
          <w:rFonts w:ascii="Times New Roman" w:eastAsia="等线" w:hAnsi="Times New Roman" w:cs="Times New Roman"/>
          <w:bCs/>
          <w:noProof/>
          <w:color w:val="000000" w:themeColor="text1"/>
          <w:rPrChange w:id="801" w:author="user" w:date="2019-11-28T18:25:00Z">
            <w:rPr>
              <w:rFonts w:ascii="等线" w:eastAsia="等线" w:hAnsi="等线"/>
              <w:bCs/>
              <w:noProof/>
              <w:color w:val="000000" w:themeColor="text1"/>
            </w:rPr>
          </w:rPrChange>
        </w:rPr>
        <w:t>Up</w:t>
      </w:r>
      <w:r w:rsidR="007D13BD" w:rsidRPr="00B15107">
        <w:rPr>
          <w:rFonts w:ascii="Times New Roman" w:eastAsia="等线" w:hAnsi="Times New Roman" w:cs="Times New Roman"/>
          <w:bCs/>
          <w:noProof/>
          <w:color w:val="000000" w:themeColor="text1"/>
          <w:rPrChange w:id="802" w:author="user" w:date="2019-11-28T18:25:00Z">
            <w:rPr>
              <w:rFonts w:ascii="等线" w:eastAsia="等线" w:hAnsi="等线"/>
              <w:bCs/>
              <w:noProof/>
              <w:color w:val="000000" w:themeColor="text1"/>
            </w:rPr>
          </w:rPrChange>
        </w:rPr>
        <w:t>per</w:t>
      </w:r>
      <w:r w:rsidR="00BE6F46" w:rsidRPr="00B15107">
        <w:rPr>
          <w:rFonts w:ascii="Times New Roman" w:eastAsia="等线" w:hAnsi="Times New Roman" w:cs="Times New Roman"/>
          <w:bCs/>
          <w:noProof/>
          <w:color w:val="000000" w:themeColor="text1"/>
          <w:rPrChange w:id="803" w:author="user" w:date="2019-11-28T18:25:00Z">
            <w:rPr>
              <w:rFonts w:ascii="等线" w:eastAsia="等线" w:hAnsi="等线"/>
              <w:bCs/>
              <w:noProof/>
              <w:color w:val="000000" w:themeColor="text1"/>
            </w:rPr>
          </w:rPrChange>
        </w:rPr>
        <w:t xml:space="preserve">, violin plots showing the </w:t>
      </w:r>
      <w:del w:id="804" w:author="user" w:date="2019-11-28T18:22:00Z">
        <w:r w:rsidR="00BE6F46" w:rsidRPr="00B15107" w:rsidDel="0051684C">
          <w:rPr>
            <w:rFonts w:ascii="Times New Roman" w:eastAsia="等线" w:hAnsi="Times New Roman" w:cs="Times New Roman"/>
            <w:bCs/>
            <w:noProof/>
            <w:color w:val="000000" w:themeColor="text1"/>
            <w:rPrChange w:id="805" w:author="user" w:date="2019-11-28T18:25:00Z">
              <w:rPr>
                <w:rFonts w:ascii="等线" w:eastAsia="等线" w:hAnsi="等线"/>
                <w:bCs/>
                <w:noProof/>
                <w:color w:val="000000" w:themeColor="text1"/>
              </w:rPr>
            </w:rPrChange>
          </w:rPr>
          <w:delText xml:space="preserve">expressions </w:delText>
        </w:r>
      </w:del>
      <w:ins w:id="806" w:author="user" w:date="2019-11-28T18:22:00Z">
        <w:r w:rsidR="0051684C" w:rsidRPr="00B15107">
          <w:rPr>
            <w:rFonts w:ascii="Times New Roman" w:eastAsia="等线" w:hAnsi="Times New Roman" w:cs="Times New Roman"/>
            <w:bCs/>
            <w:noProof/>
            <w:color w:val="000000" w:themeColor="text1"/>
            <w:rPrChange w:id="807" w:author="user" w:date="2019-11-28T18:25:00Z">
              <w:rPr>
                <w:rFonts w:ascii="等线" w:eastAsia="等线" w:hAnsi="等线"/>
                <w:bCs/>
                <w:noProof/>
                <w:color w:val="000000" w:themeColor="text1"/>
              </w:rPr>
            </w:rPrChange>
          </w:rPr>
          <w:t xml:space="preserve">expression levels </w:t>
        </w:r>
      </w:ins>
      <w:r w:rsidR="00BE6F46" w:rsidRPr="00B15107">
        <w:rPr>
          <w:rFonts w:ascii="Times New Roman" w:eastAsia="等线" w:hAnsi="Times New Roman" w:cs="Times New Roman"/>
          <w:bCs/>
          <w:noProof/>
          <w:color w:val="000000" w:themeColor="text1"/>
          <w:rPrChange w:id="808" w:author="user" w:date="2019-11-28T18:25:00Z">
            <w:rPr>
              <w:rFonts w:ascii="等线" w:eastAsia="等线" w:hAnsi="等线"/>
              <w:bCs/>
              <w:noProof/>
              <w:color w:val="000000" w:themeColor="text1"/>
            </w:rPr>
          </w:rPrChange>
        </w:rPr>
        <w:t xml:space="preserve">of TNF, IL1B and CD163 in monocytes/MΦ at different time points. </w:t>
      </w:r>
      <w:r w:rsidR="007D13BD" w:rsidRPr="00B15107">
        <w:rPr>
          <w:rFonts w:ascii="Times New Roman" w:eastAsia="等线" w:hAnsi="Times New Roman" w:cs="Times New Roman"/>
          <w:bCs/>
          <w:noProof/>
          <w:color w:val="000000" w:themeColor="text1"/>
          <w:rPrChange w:id="809" w:author="user" w:date="2019-11-28T18:25:00Z">
            <w:rPr>
              <w:rFonts w:ascii="等线" w:eastAsia="等线" w:hAnsi="等线"/>
              <w:bCs/>
              <w:noProof/>
              <w:color w:val="000000" w:themeColor="text1"/>
            </w:rPr>
          </w:rPrChange>
        </w:rPr>
        <w:t>Lower</w:t>
      </w:r>
      <w:r w:rsidR="00BE6F46" w:rsidRPr="00B15107">
        <w:rPr>
          <w:rFonts w:ascii="Times New Roman" w:eastAsia="等线" w:hAnsi="Times New Roman" w:cs="Times New Roman"/>
          <w:bCs/>
          <w:noProof/>
          <w:color w:val="000000" w:themeColor="text1"/>
          <w:rPrChange w:id="810" w:author="user" w:date="2019-11-28T18:25:00Z">
            <w:rPr>
              <w:rFonts w:ascii="等线" w:eastAsia="等线" w:hAnsi="等线"/>
              <w:bCs/>
              <w:noProof/>
              <w:color w:val="000000" w:themeColor="text1"/>
            </w:rPr>
          </w:rPrChange>
        </w:rPr>
        <w:t>, pie charts showing the ratios of TNF, IL1B and CD163 positive monocytes/MΦ at different time points.</w:t>
      </w:r>
    </w:p>
    <w:p w14:paraId="55387D19" w14:textId="77777777" w:rsidR="00330DC9" w:rsidRPr="00B15107" w:rsidRDefault="00330DC9">
      <w:pPr>
        <w:widowControl/>
        <w:jc w:val="left"/>
        <w:rPr>
          <w:rFonts w:ascii="Times New Roman" w:eastAsia="等线" w:hAnsi="Times New Roman" w:cs="Times New Roman"/>
          <w:rPrChange w:id="811" w:author="user" w:date="2019-11-28T18:25:00Z">
            <w:rPr>
              <w:rFonts w:ascii="等线" w:eastAsia="等线" w:hAnsi="等线" w:cs="Times New Roman"/>
            </w:rPr>
          </w:rPrChange>
        </w:rPr>
      </w:pPr>
    </w:p>
    <w:p w14:paraId="7323FF39" w14:textId="77777777" w:rsidR="00330DC9" w:rsidRPr="00B15107" w:rsidRDefault="00B16505">
      <w:pPr>
        <w:widowControl/>
        <w:jc w:val="left"/>
        <w:rPr>
          <w:rFonts w:ascii="Times New Roman" w:eastAsia="等线" w:hAnsi="Times New Roman" w:cs="Times New Roman"/>
          <w:rPrChange w:id="812" w:author="user" w:date="2019-11-28T18:25:00Z">
            <w:rPr>
              <w:rFonts w:ascii="等线" w:eastAsia="等线" w:hAnsi="等线" w:cs="Times New Roman"/>
            </w:rPr>
          </w:rPrChange>
        </w:rPr>
      </w:pPr>
      <w:r w:rsidRPr="00B15107">
        <w:rPr>
          <w:rFonts w:ascii="Times New Roman" w:eastAsia="等线" w:hAnsi="Times New Roman" w:cs="Times New Roman"/>
          <w:rPrChange w:id="813" w:author="user" w:date="2019-11-28T18:25:00Z">
            <w:rPr>
              <w:rFonts w:ascii="等线" w:eastAsia="等线" w:hAnsi="等线" w:cs="Times New Roman"/>
            </w:rPr>
          </w:rPrChange>
        </w:rPr>
        <w:br w:type="page"/>
      </w:r>
    </w:p>
    <w:p w14:paraId="47031110" w14:textId="2F351E13" w:rsidR="00330DC9" w:rsidRPr="00B15107" w:rsidRDefault="003445EB" w:rsidP="00330DC9">
      <w:pPr>
        <w:widowControl/>
        <w:jc w:val="left"/>
        <w:rPr>
          <w:rFonts w:ascii="Times New Roman" w:eastAsia="等线" w:hAnsi="Times New Roman" w:cs="Times New Roman"/>
          <w:rPrChange w:id="814" w:author="user" w:date="2019-11-28T18:25:00Z">
            <w:rPr>
              <w:rFonts w:ascii="等线" w:eastAsia="等线" w:hAnsi="等线" w:cs="Times New Roman"/>
            </w:rPr>
          </w:rPrChange>
        </w:rPr>
      </w:pPr>
      <w:del w:id="815" w:author="潘 翔宇" w:date="2019-11-28T19:37:00Z">
        <w:r w:rsidRPr="00B15107" w:rsidDel="004B136C">
          <w:rPr>
            <w:rFonts w:ascii="Times New Roman" w:eastAsia="等线" w:hAnsi="Times New Roman" w:cs="Times New Roman"/>
            <w:noProof/>
            <w:rPrChange w:id="816" w:author="user" w:date="2019-11-28T18:25:00Z">
              <w:rPr>
                <w:rFonts w:ascii="等线" w:eastAsia="等线" w:hAnsi="等线"/>
                <w:noProof/>
              </w:rPr>
            </w:rPrChange>
          </w:rPr>
          <w:lastRenderedPageBreak/>
          <w:drawing>
            <wp:inline distT="0" distB="0" distL="0" distR="0" wp14:anchorId="688B4CF8" wp14:editId="6549015E">
              <wp:extent cx="5267325" cy="2724150"/>
              <wp:effectExtent l="0" t="0" r="9525" b="0"/>
              <wp:docPr id="8" name="图片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1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67325" cy="272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817" w:author="潘 翔宇" w:date="2019-11-28T19:37:00Z">
        <w:r w:rsidR="004B136C">
          <w:rPr>
            <w:rFonts w:ascii="Times New Roman" w:eastAsia="等线" w:hAnsi="Times New Roman" w:cs="Times New Roman"/>
            <w:noProof/>
          </w:rPr>
          <w:drawing>
            <wp:inline distT="0" distB="0" distL="0" distR="0" wp14:anchorId="56F84500" wp14:editId="747B09D5">
              <wp:extent cx="5272405" cy="2725420"/>
              <wp:effectExtent l="0" t="0" r="4445" b="0"/>
              <wp:docPr id="7" name="图片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2405" cy="272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D360898" w14:textId="6ED2E517" w:rsidR="0015270E" w:rsidRPr="00B15107" w:rsidRDefault="004D538B" w:rsidP="0015270E">
      <w:pPr>
        <w:spacing w:beforeLines="50" w:before="156" w:afterLines="50" w:after="156"/>
        <w:rPr>
          <w:rFonts w:ascii="Times New Roman" w:eastAsia="等线" w:hAnsi="Times New Roman" w:cs="Times New Roman"/>
          <w:b/>
          <w:rPrChange w:id="818" w:author="user" w:date="2019-11-28T18:25:00Z">
            <w:rPr>
              <w:rFonts w:ascii="等线" w:eastAsia="等线" w:hAnsi="等线"/>
              <w:b/>
            </w:rPr>
          </w:rPrChange>
        </w:rPr>
      </w:pPr>
      <w:r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819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>Supplemental Figure</w:t>
      </w:r>
      <w:r w:rsidR="00330DC9"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820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 xml:space="preserve"> 4</w:t>
      </w:r>
      <w:r w:rsidRPr="00B15107">
        <w:rPr>
          <w:rFonts w:ascii="Times New Roman" w:eastAsia="等线" w:hAnsi="Times New Roman" w:cs="Times New Roman"/>
          <w:b/>
          <w:bCs/>
          <w:noProof/>
          <w:color w:val="000000" w:themeColor="text1"/>
          <w:rPrChange w:id="821" w:author="user" w:date="2019-11-28T18:25:00Z">
            <w:rPr>
              <w:rFonts w:ascii="等线" w:eastAsia="等线" w:hAnsi="等线"/>
              <w:b/>
              <w:bCs/>
              <w:noProof/>
              <w:color w:val="000000" w:themeColor="text1"/>
            </w:rPr>
          </w:rPrChange>
        </w:rPr>
        <w:t>.</w:t>
      </w:r>
      <w:r w:rsidR="00330DC9" w:rsidRPr="00B15107">
        <w:rPr>
          <w:rFonts w:ascii="Times New Roman" w:eastAsia="等线" w:hAnsi="Times New Roman" w:cs="Times New Roman"/>
          <w:rPrChange w:id="822" w:author="user" w:date="2019-11-28T18:25:00Z">
            <w:rPr>
              <w:rFonts w:ascii="等线" w:eastAsia="等线" w:hAnsi="等线"/>
            </w:rPr>
          </w:rPrChange>
        </w:rPr>
        <w:t xml:space="preserve"> </w:t>
      </w:r>
      <w:ins w:id="823" w:author="user" w:date="2019-11-28T18:23:00Z">
        <w:r w:rsidR="00B15107" w:rsidRPr="00B15107">
          <w:rPr>
            <w:rFonts w:ascii="Times New Roman" w:eastAsia="等线" w:hAnsi="Times New Roman" w:cs="Times New Roman"/>
            <w:b/>
            <w:rPrChange w:id="824" w:author="user" w:date="2019-11-28T18:26:00Z">
              <w:rPr>
                <w:rFonts w:ascii="等线" w:eastAsia="等线" w:hAnsi="等线"/>
              </w:rPr>
            </w:rPrChange>
          </w:rPr>
          <w:t xml:space="preserve">Expression levels of </w:t>
        </w:r>
        <w:r w:rsidR="00B15107" w:rsidRPr="00B15107">
          <w:rPr>
            <w:rFonts w:ascii="Times New Roman" w:eastAsia="等线" w:hAnsi="Times New Roman" w:cs="Times New Roman"/>
            <w:b/>
          </w:rPr>
          <w:t>MKI67 and LAG3</w:t>
        </w:r>
        <w:r w:rsidR="00B15107" w:rsidRPr="00B15107">
          <w:rPr>
            <w:rFonts w:ascii="Times New Roman" w:eastAsia="等线" w:hAnsi="Times New Roman" w:cs="Times New Roman"/>
            <w:b/>
            <w:rPrChange w:id="825" w:author="user" w:date="2019-11-28T18:26:00Z">
              <w:rPr>
                <w:rFonts w:ascii="等线" w:eastAsia="等线" w:hAnsi="等线"/>
                <w:b/>
              </w:rPr>
            </w:rPrChange>
          </w:rPr>
          <w:t xml:space="preserve"> projected on </w:t>
        </w:r>
      </w:ins>
      <w:r w:rsidR="00BE6F46" w:rsidRPr="00B15107">
        <w:rPr>
          <w:rFonts w:ascii="Times New Roman" w:eastAsia="等线" w:hAnsi="Times New Roman" w:cs="Times New Roman"/>
          <w:b/>
          <w:rPrChange w:id="826" w:author="user" w:date="2019-11-28T18:26:00Z">
            <w:rPr>
              <w:rFonts w:ascii="等线" w:eastAsia="等线" w:hAnsi="等线"/>
              <w:b/>
            </w:rPr>
          </w:rPrChange>
        </w:rPr>
        <w:t xml:space="preserve">t-SNE plots </w:t>
      </w:r>
      <w:del w:id="827" w:author="user" w:date="2019-11-28T18:24:00Z">
        <w:r w:rsidR="00BE6F46" w:rsidRPr="00B15107" w:rsidDel="00B15107">
          <w:rPr>
            <w:rFonts w:ascii="Times New Roman" w:eastAsia="等线" w:hAnsi="Times New Roman" w:cs="Times New Roman"/>
            <w:b/>
            <w:rPrChange w:id="828" w:author="user" w:date="2019-11-28T18:26:00Z">
              <w:rPr>
                <w:rFonts w:ascii="等线" w:eastAsia="等线" w:hAnsi="等线"/>
                <w:b/>
              </w:rPr>
            </w:rPrChange>
          </w:rPr>
          <w:delText>showing</w:delText>
        </w:r>
      </w:del>
      <w:del w:id="829" w:author="user" w:date="2019-11-28T18:23:00Z">
        <w:r w:rsidR="00BE6F46" w:rsidRPr="00B15107" w:rsidDel="00B15107">
          <w:rPr>
            <w:rFonts w:ascii="Times New Roman" w:eastAsia="等线" w:hAnsi="Times New Roman" w:cs="Times New Roman"/>
            <w:b/>
            <w:rPrChange w:id="830" w:author="user" w:date="2019-11-28T18:26:00Z">
              <w:rPr>
                <w:rFonts w:ascii="等线" w:eastAsia="等线" w:hAnsi="等线"/>
                <w:b/>
              </w:rPr>
            </w:rPrChange>
          </w:rPr>
          <w:delText xml:space="preserve"> MKI67+ and LAG3+</w:delText>
        </w:r>
      </w:del>
      <w:del w:id="831" w:author="user" w:date="2019-11-28T18:24:00Z">
        <w:r w:rsidR="00BE6F46" w:rsidRPr="00B15107" w:rsidDel="00B15107">
          <w:rPr>
            <w:rFonts w:ascii="Times New Roman" w:eastAsia="等线" w:hAnsi="Times New Roman" w:cs="Times New Roman"/>
            <w:b/>
            <w:rPrChange w:id="832" w:author="user" w:date="2019-11-28T18:26:00Z">
              <w:rPr>
                <w:rFonts w:ascii="等线" w:eastAsia="等线" w:hAnsi="等线"/>
                <w:b/>
              </w:rPr>
            </w:rPrChange>
          </w:rPr>
          <w:delText xml:space="preserve"> cells </w:delText>
        </w:r>
      </w:del>
      <w:r w:rsidR="00BE6F46" w:rsidRPr="00B15107">
        <w:rPr>
          <w:rFonts w:ascii="Times New Roman" w:eastAsia="等线" w:hAnsi="Times New Roman" w:cs="Times New Roman"/>
          <w:b/>
          <w:rPrChange w:id="833" w:author="user" w:date="2019-11-28T18:26:00Z">
            <w:rPr>
              <w:rFonts w:ascii="等线" w:eastAsia="等线" w:hAnsi="等线"/>
              <w:b/>
            </w:rPr>
          </w:rPrChange>
        </w:rPr>
        <w:t xml:space="preserve">in the peripheral blood of patient 7 </w:t>
      </w:r>
      <w:ins w:id="834" w:author="user" w:date="2019-11-28T18:23:00Z">
        <w:r w:rsidR="00B15107" w:rsidRPr="00B15107">
          <w:rPr>
            <w:rFonts w:ascii="Times New Roman" w:eastAsia="等线" w:hAnsi="Times New Roman" w:cs="Times New Roman"/>
            <w:b/>
            <w:rPrChange w:id="835" w:author="user" w:date="2019-11-28T18:26:00Z">
              <w:rPr>
                <w:rFonts w:ascii="等线" w:eastAsia="等线" w:hAnsi="等线"/>
                <w:b/>
              </w:rPr>
            </w:rPrChange>
          </w:rPr>
          <w:t xml:space="preserve">before and </w:t>
        </w:r>
      </w:ins>
      <w:r w:rsidR="00BE6F46" w:rsidRPr="00B15107">
        <w:rPr>
          <w:rFonts w:ascii="Times New Roman" w:eastAsia="等线" w:hAnsi="Times New Roman" w:cs="Times New Roman"/>
          <w:b/>
          <w:rPrChange w:id="836" w:author="user" w:date="2019-11-28T18:26:00Z">
            <w:rPr>
              <w:rFonts w:ascii="等线" w:eastAsia="等线" w:hAnsi="等线"/>
              <w:b/>
            </w:rPr>
          </w:rPrChange>
        </w:rPr>
        <w:t>during nivolum</w:t>
      </w:r>
      <w:r w:rsidR="00BE6F46" w:rsidRPr="00B15107">
        <w:rPr>
          <w:rFonts w:ascii="Times New Roman" w:eastAsia="等线" w:hAnsi="Times New Roman" w:cs="Times New Roman"/>
          <w:b/>
          <w:rPrChange w:id="837" w:author="user" w:date="2019-11-28T18:25:00Z">
            <w:rPr>
              <w:rFonts w:ascii="等线" w:eastAsia="等线" w:hAnsi="等线"/>
              <w:b/>
            </w:rPr>
          </w:rPrChange>
        </w:rPr>
        <w:t xml:space="preserve">ab treatment. </w:t>
      </w:r>
    </w:p>
    <w:p w14:paraId="33E7112A" w14:textId="051A83AD" w:rsidR="00C63FC5" w:rsidRPr="00B15107" w:rsidRDefault="00C63FC5" w:rsidP="0015270E">
      <w:pPr>
        <w:spacing w:beforeLines="50" w:before="156" w:afterLines="50" w:after="156"/>
        <w:rPr>
          <w:rFonts w:ascii="Times New Roman" w:eastAsia="等线" w:hAnsi="Times New Roman" w:cs="Times New Roman"/>
          <w:b/>
          <w:rPrChange w:id="838" w:author="user" w:date="2019-11-28T18:25:00Z">
            <w:rPr>
              <w:rFonts w:ascii="等线" w:eastAsia="等线" w:hAnsi="等线" w:cs="Times New Roman"/>
              <w:b/>
            </w:rPr>
          </w:rPrChange>
        </w:rPr>
      </w:pPr>
    </w:p>
    <w:p w14:paraId="3C2960CD" w14:textId="005FD054" w:rsidR="00615D59" w:rsidRPr="00B15107" w:rsidRDefault="00615D59" w:rsidP="003D3B9A">
      <w:pPr>
        <w:widowControl/>
        <w:jc w:val="left"/>
        <w:rPr>
          <w:rFonts w:ascii="Times New Roman" w:eastAsia="等线" w:hAnsi="Times New Roman" w:cs="Times New Roman"/>
          <w:rPrChange w:id="839" w:author="user" w:date="2019-11-28T18:25:00Z">
            <w:rPr>
              <w:rFonts w:ascii="等线" w:eastAsia="等线" w:hAnsi="等线" w:cs="Times New Roman"/>
            </w:rPr>
          </w:rPrChange>
        </w:rPr>
      </w:pPr>
    </w:p>
    <w:sectPr w:rsidR="00615D59" w:rsidRPr="00B15107" w:rsidSect="00743C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201F6B" w14:textId="77777777" w:rsidR="00D977AB" w:rsidRDefault="00D977AB" w:rsidP="00615D59">
      <w:r>
        <w:separator/>
      </w:r>
    </w:p>
  </w:endnote>
  <w:endnote w:type="continuationSeparator" w:id="0">
    <w:p w14:paraId="153457FF" w14:textId="77777777" w:rsidR="00D977AB" w:rsidRDefault="00D977AB" w:rsidP="00615D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48912C" w14:textId="77777777" w:rsidR="00D977AB" w:rsidRDefault="00D977AB" w:rsidP="00615D59">
      <w:r>
        <w:separator/>
      </w:r>
    </w:p>
  </w:footnote>
  <w:footnote w:type="continuationSeparator" w:id="0">
    <w:p w14:paraId="34F86E1F" w14:textId="77777777" w:rsidR="00D977AB" w:rsidRDefault="00D977AB" w:rsidP="00615D59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潘 翔宇">
    <w15:presenceInfo w15:providerId="Windows Live" w15:userId="bdfb7a5ddf1040a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trackRevision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Layout" w:val="&lt;ENLayout&gt;&lt;Style&gt;Nature Medicine&lt;/Style&gt;&lt;LeftDelim&gt;{&lt;/LeftDelim&gt;&lt;RightDelim&gt;}&lt;/RightDelim&gt;&lt;FontName&gt;DengXian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xdzarx5f6avwt6ee0ac59z9cdvdf5fzxev90&quot;&gt;PD-1 treat EBV-related HLH&lt;record-ids&gt;&lt;item&gt;38&lt;/item&gt;&lt;item&gt;55&lt;/item&gt;&lt;item&gt;153&lt;/item&gt;&lt;/record-ids&gt;&lt;/item&gt;&lt;/Libraries&gt;"/>
  </w:docVars>
  <w:rsids>
    <w:rsidRoot w:val="009B2B85"/>
    <w:rsid w:val="00004BD1"/>
    <w:rsid w:val="0005134E"/>
    <w:rsid w:val="000538FE"/>
    <w:rsid w:val="00062B1E"/>
    <w:rsid w:val="0015270E"/>
    <w:rsid w:val="001606A5"/>
    <w:rsid w:val="00164818"/>
    <w:rsid w:val="001A6063"/>
    <w:rsid w:val="00212468"/>
    <w:rsid w:val="00272FFE"/>
    <w:rsid w:val="00275DCC"/>
    <w:rsid w:val="002D1C65"/>
    <w:rsid w:val="002F2A03"/>
    <w:rsid w:val="00330DC9"/>
    <w:rsid w:val="003445EB"/>
    <w:rsid w:val="003537BF"/>
    <w:rsid w:val="003D3B9A"/>
    <w:rsid w:val="004B136C"/>
    <w:rsid w:val="004B4481"/>
    <w:rsid w:val="004D538B"/>
    <w:rsid w:val="0051684C"/>
    <w:rsid w:val="00554A7E"/>
    <w:rsid w:val="005B3082"/>
    <w:rsid w:val="005C0F4B"/>
    <w:rsid w:val="005C1FA3"/>
    <w:rsid w:val="00615D59"/>
    <w:rsid w:val="00713E33"/>
    <w:rsid w:val="00743CBB"/>
    <w:rsid w:val="007558CA"/>
    <w:rsid w:val="007A753C"/>
    <w:rsid w:val="007D13BD"/>
    <w:rsid w:val="007D6AAA"/>
    <w:rsid w:val="008E0F9E"/>
    <w:rsid w:val="009929F2"/>
    <w:rsid w:val="009B2B85"/>
    <w:rsid w:val="009C0404"/>
    <w:rsid w:val="009C5F80"/>
    <w:rsid w:val="00A53E42"/>
    <w:rsid w:val="00AF30E4"/>
    <w:rsid w:val="00B15107"/>
    <w:rsid w:val="00B16505"/>
    <w:rsid w:val="00B4369D"/>
    <w:rsid w:val="00B45A75"/>
    <w:rsid w:val="00BB1C4B"/>
    <w:rsid w:val="00BB3DB0"/>
    <w:rsid w:val="00BE6F46"/>
    <w:rsid w:val="00C02746"/>
    <w:rsid w:val="00C22329"/>
    <w:rsid w:val="00C63FC5"/>
    <w:rsid w:val="00CA5CAC"/>
    <w:rsid w:val="00CE7223"/>
    <w:rsid w:val="00D149FF"/>
    <w:rsid w:val="00D25B65"/>
    <w:rsid w:val="00D30DAE"/>
    <w:rsid w:val="00D4623F"/>
    <w:rsid w:val="00D977AB"/>
    <w:rsid w:val="00DE72DC"/>
    <w:rsid w:val="00E170A6"/>
    <w:rsid w:val="00E462CE"/>
    <w:rsid w:val="00E52627"/>
    <w:rsid w:val="00E67AF3"/>
    <w:rsid w:val="00E82B03"/>
    <w:rsid w:val="00ED7B77"/>
    <w:rsid w:val="00F76AC0"/>
    <w:rsid w:val="00FC0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69DF34"/>
  <w15:chartTrackingRefBased/>
  <w15:docId w15:val="{10850F74-C413-4767-A4CB-F05726B62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2B85"/>
    <w:pPr>
      <w:ind w:firstLineChars="200" w:firstLine="420"/>
    </w:pPr>
  </w:style>
  <w:style w:type="table" w:styleId="5">
    <w:name w:val="Plain Table 5"/>
    <w:basedOn w:val="a1"/>
    <w:uiPriority w:val="45"/>
    <w:rsid w:val="007D6AAA"/>
    <w:rPr>
      <w:sz w:val="24"/>
      <w:szCs w:val="24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-3">
    <w:name w:val="Grid Table 2 Accent 3"/>
    <w:basedOn w:val="a1"/>
    <w:uiPriority w:val="47"/>
    <w:rsid w:val="007D6AAA"/>
    <w:rPr>
      <w:sz w:val="24"/>
      <w:szCs w:val="24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4">
    <w:name w:val="header"/>
    <w:basedOn w:val="a"/>
    <w:link w:val="a5"/>
    <w:uiPriority w:val="99"/>
    <w:unhideWhenUsed/>
    <w:rsid w:val="00615D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15D5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15D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15D59"/>
    <w:rPr>
      <w:sz w:val="18"/>
      <w:szCs w:val="18"/>
    </w:rPr>
  </w:style>
  <w:style w:type="table" w:styleId="4">
    <w:name w:val="Plain Table 4"/>
    <w:basedOn w:val="a1"/>
    <w:uiPriority w:val="44"/>
    <w:rsid w:val="007558CA"/>
    <w:rPr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EndNoteBibliographyTitle">
    <w:name w:val="EndNote Bibliography Title"/>
    <w:basedOn w:val="a"/>
    <w:link w:val="EndNoteBibliographyTitleChar"/>
    <w:rsid w:val="00AF30E4"/>
    <w:pPr>
      <w:jc w:val="center"/>
    </w:pPr>
    <w:rPr>
      <w:rFonts w:ascii="等线" w:eastAsia="等线" w:hAnsi="等线"/>
      <w:sz w:val="20"/>
    </w:rPr>
  </w:style>
  <w:style w:type="character" w:customStyle="1" w:styleId="EndNoteBibliographyTitleChar">
    <w:name w:val="EndNote Bibliography Title Char"/>
    <w:basedOn w:val="a0"/>
    <w:link w:val="EndNoteBibliographyTitle"/>
    <w:rsid w:val="00AF30E4"/>
    <w:rPr>
      <w:rFonts w:ascii="等线" w:eastAsia="等线" w:hAnsi="等线"/>
      <w:sz w:val="20"/>
    </w:rPr>
  </w:style>
  <w:style w:type="paragraph" w:customStyle="1" w:styleId="EndNoteBibliography">
    <w:name w:val="EndNote Bibliography"/>
    <w:basedOn w:val="a"/>
    <w:link w:val="EndNoteBibliographyChar"/>
    <w:rsid w:val="00AF30E4"/>
    <w:rPr>
      <w:rFonts w:ascii="等线" w:eastAsia="等线" w:hAnsi="等线"/>
      <w:sz w:val="20"/>
    </w:rPr>
  </w:style>
  <w:style w:type="character" w:customStyle="1" w:styleId="EndNoteBibliographyChar">
    <w:name w:val="EndNote Bibliography Char"/>
    <w:basedOn w:val="a0"/>
    <w:link w:val="EndNoteBibliography"/>
    <w:rsid w:val="00AF30E4"/>
    <w:rPr>
      <w:rFonts w:ascii="等线" w:eastAsia="等线" w:hAnsi="等线"/>
      <w:sz w:val="20"/>
    </w:rPr>
  </w:style>
  <w:style w:type="paragraph" w:styleId="a8">
    <w:name w:val="Balloon Text"/>
    <w:basedOn w:val="a"/>
    <w:link w:val="a9"/>
    <w:uiPriority w:val="99"/>
    <w:semiHidden/>
    <w:unhideWhenUsed/>
    <w:rsid w:val="002D1C65"/>
    <w:rPr>
      <w:rFonts w:ascii="宋体" w:eastAsia="宋体"/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2D1C65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tif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tif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D6BC9D-6B75-4434-A86E-635B0B977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547</Words>
  <Characters>3119</Characters>
  <Application>Microsoft Office Word</Application>
  <DocSecurity>0</DocSecurity>
  <Lines>25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潘 翔宇</dc:creator>
  <cp:keywords/>
  <dc:description/>
  <cp:lastModifiedBy>潘 翔宇</cp:lastModifiedBy>
  <cp:revision>13</cp:revision>
  <dcterms:created xsi:type="dcterms:W3CDTF">2019-11-21T09:57:00Z</dcterms:created>
  <dcterms:modified xsi:type="dcterms:W3CDTF">2019-11-29T09:16:00Z</dcterms:modified>
</cp:coreProperties>
</file>